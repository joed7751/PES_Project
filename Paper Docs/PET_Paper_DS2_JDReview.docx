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3529A" w14:textId="7439B1F7" w:rsidR="00E435C8" w:rsidRDefault="00E435C8" w:rsidP="00E435C8">
      <w:pPr>
        <w:pStyle w:val="Title"/>
      </w:pPr>
      <w:r>
        <w:t>Concentrations, loads, and associated</w:t>
      </w:r>
      <w:ins w:id="0" w:author="Microsoft Office User" w:date="2019-10-21T08:23:00Z">
        <w:r w:rsidR="00F00F0D">
          <w:t xml:space="preserve"> </w:t>
        </w:r>
      </w:ins>
      <w:del w:id="1" w:author="Microsoft Office User" w:date="2019-10-21T08:23:00Z">
        <w:r w:rsidR="00137A51" w:rsidDel="00F00F0D">
          <w:delText>ja</w:delText>
        </w:r>
      </w:del>
      <w:r>
        <w:t xml:space="preserve">trends </w:t>
      </w:r>
      <w:ins w:id="2" w:author="Microsoft Office User" w:date="2019-10-22T14:54:00Z">
        <w:r w:rsidR="00ED0C5D">
          <w:t>of</w:t>
        </w:r>
      </w:ins>
      <w:del w:id="3" w:author="Microsoft Office User" w:date="2019-10-22T14:54:00Z">
        <w:r w:rsidDel="00ED0C5D">
          <w:delText>in</w:delText>
        </w:r>
      </w:del>
      <w:r>
        <w:t xml:space="preserve"> nutrients entering the Sacramento-San Joaquin Delta</w:t>
      </w:r>
      <w:ins w:id="4" w:author="Microsoft Office User" w:date="2019-10-25T12:06:00Z">
        <w:r w:rsidR="00BD7FC3">
          <w:t>, California</w:t>
        </w:r>
      </w:ins>
      <w:del w:id="5" w:author="Microsoft Office User" w:date="2019-10-21T08:23:00Z">
        <w:r w:rsidDel="00F00F0D">
          <w:delText>, Priority Ecosystems Project</w:delText>
        </w:r>
      </w:del>
    </w:p>
    <w:p w14:paraId="4474CAF7" w14:textId="77777777" w:rsidR="00645630" w:rsidRDefault="00645630"/>
    <w:p w14:paraId="4F9B4A95" w14:textId="77777777" w:rsidR="00E435C8" w:rsidRDefault="00E435C8" w:rsidP="00E435C8">
      <w:pPr>
        <w:pStyle w:val="Heading3"/>
        <w:shd w:val="clear" w:color="auto" w:fill="FFFFFF"/>
        <w:spacing w:line="300" w:lineRule="atLeast"/>
        <w:rPr>
          <w:rFonts w:asciiTheme="minorHAnsi" w:eastAsiaTheme="minorHAnsi" w:hAnsiTheme="minorHAnsi" w:cstheme="minorBidi"/>
          <w:b w:val="0"/>
          <w:bCs w:val="0"/>
          <w:sz w:val="24"/>
          <w:szCs w:val="24"/>
        </w:rPr>
      </w:pPr>
      <w:r w:rsidRPr="00E435C8">
        <w:rPr>
          <w:rFonts w:asciiTheme="minorHAnsi" w:eastAsiaTheme="minorHAnsi" w:hAnsiTheme="minorHAnsi" w:cstheme="minorBidi"/>
          <w:b w:val="0"/>
          <w:bCs w:val="0"/>
          <w:sz w:val="24"/>
          <w:szCs w:val="24"/>
        </w:rPr>
        <w:t>By Dina Saleh and Joseph Domagalski</w:t>
      </w:r>
    </w:p>
    <w:p w14:paraId="4AAE10EB" w14:textId="36C3B8F2" w:rsidR="0092049D" w:rsidRDefault="0092049D" w:rsidP="00E435C8">
      <w:pPr>
        <w:pStyle w:val="Heading1"/>
        <w:rPr>
          <w:ins w:id="6" w:author="Microsoft Office User" w:date="2019-10-29T09:14:00Z"/>
        </w:rPr>
      </w:pPr>
      <w:ins w:id="7" w:author="Microsoft Office User" w:date="2019-10-29T09:14:00Z">
        <w:r>
          <w:t>ABSTRACT</w:t>
        </w:r>
      </w:ins>
    </w:p>
    <w:p w14:paraId="34A52E1B" w14:textId="77777777" w:rsidR="0092049D" w:rsidRDefault="0092049D" w:rsidP="00E435C8">
      <w:pPr>
        <w:pStyle w:val="Heading1"/>
        <w:rPr>
          <w:ins w:id="8" w:author="Microsoft Office User" w:date="2019-10-29T09:14:00Z"/>
        </w:rPr>
      </w:pPr>
    </w:p>
    <w:p w14:paraId="138922B4" w14:textId="12CBEF3A" w:rsidR="00E435C8" w:rsidRDefault="00E435C8" w:rsidP="00E435C8">
      <w:pPr>
        <w:pStyle w:val="Heading1"/>
      </w:pPr>
      <w:r>
        <w:t>I</w:t>
      </w:r>
      <w:r w:rsidRPr="009F7B2F">
        <w:t>ntroduction</w:t>
      </w:r>
    </w:p>
    <w:p w14:paraId="0F050E70" w14:textId="77777777" w:rsidR="00EF0975" w:rsidRDefault="00EF0975" w:rsidP="00E435C8"/>
    <w:p w14:paraId="50079742" w14:textId="03EF3F00" w:rsidR="00EF0975" w:rsidRPr="00EF303A" w:rsidDel="00102F3A" w:rsidRDefault="00EF0975">
      <w:pPr>
        <w:autoSpaceDE w:val="0"/>
        <w:autoSpaceDN w:val="0"/>
        <w:adjustRightInd w:val="0"/>
        <w:ind w:firstLine="720"/>
        <w:rPr>
          <w:del w:id="9" w:author="Microsoft Office User" w:date="2019-10-21T12:41:00Z"/>
        </w:rPr>
        <w:pPrChange w:id="10" w:author="Microsoft Office User" w:date="2019-10-21T08:34:00Z">
          <w:pPr>
            <w:autoSpaceDE w:val="0"/>
            <w:autoSpaceDN w:val="0"/>
            <w:adjustRightInd w:val="0"/>
          </w:pPr>
        </w:pPrChange>
      </w:pPr>
      <w:r w:rsidRPr="00EF303A">
        <w:t>The</w:t>
      </w:r>
      <w:r w:rsidR="00210F65" w:rsidRPr="00EF303A">
        <w:t xml:space="preserve"> Sacramento-San Joaquin Delta (</w:t>
      </w:r>
      <w:ins w:id="11" w:author="Microsoft Office User" w:date="2019-10-21T12:40:00Z">
        <w:r w:rsidR="00102F3A">
          <w:t xml:space="preserve">hereafter referred to as the </w:t>
        </w:r>
      </w:ins>
      <w:del w:id="12" w:author="Microsoft Office User" w:date="2019-10-21T12:40:00Z">
        <w:r w:rsidR="00210F65" w:rsidRPr="00EF303A" w:rsidDel="00102F3A">
          <w:delText xml:space="preserve">the </w:delText>
        </w:r>
      </w:del>
      <w:r w:rsidR="00210F65" w:rsidRPr="00EF303A">
        <w:t>Delta</w:t>
      </w:r>
      <w:ins w:id="13" w:author="Microsoft Office User" w:date="2019-10-21T12:51:00Z">
        <w:r w:rsidR="00061BA3">
          <w:t>)</w:t>
        </w:r>
      </w:ins>
      <w:del w:id="14" w:author="Microsoft Office User" w:date="2019-10-21T12:50:00Z">
        <w:r w:rsidR="00210F65" w:rsidRPr="00EF303A" w:rsidDel="002B39AF">
          <w:delText xml:space="preserve">) </w:delText>
        </w:r>
        <w:r w:rsidRPr="00EF303A" w:rsidDel="002B39AF">
          <w:delText>system</w:delText>
        </w:r>
      </w:del>
      <w:r w:rsidRPr="00EF303A">
        <w:t xml:space="preserve"> is </w:t>
      </w:r>
      <w:del w:id="15" w:author="Microsoft Office User" w:date="2019-10-21T12:41:00Z">
        <w:r w:rsidRPr="00EF303A" w:rsidDel="00102F3A">
          <w:delText xml:space="preserve">the </w:delText>
        </w:r>
      </w:del>
      <w:ins w:id="16" w:author="Microsoft Office User" w:date="2019-10-21T12:41:00Z">
        <w:r w:rsidR="00102F3A">
          <w:t>part of the</w:t>
        </w:r>
        <w:r w:rsidR="00102F3A" w:rsidRPr="00EF303A">
          <w:t xml:space="preserve"> </w:t>
        </w:r>
      </w:ins>
      <w:r w:rsidRPr="00EF303A">
        <w:t>largest estuary on the west</w:t>
      </w:r>
      <w:ins w:id="17" w:author="Microsoft Office User" w:date="2019-10-21T12:41:00Z">
        <w:r w:rsidR="00102F3A">
          <w:t xml:space="preserve"> </w:t>
        </w:r>
      </w:ins>
    </w:p>
    <w:p w14:paraId="1A0BC9CC" w14:textId="2FB20EB1" w:rsidR="001509D8" w:rsidRDefault="00EF0975">
      <w:pPr>
        <w:autoSpaceDE w:val="0"/>
        <w:autoSpaceDN w:val="0"/>
        <w:adjustRightInd w:val="0"/>
        <w:ind w:firstLine="720"/>
        <w:rPr>
          <w:ins w:id="18" w:author="Microsoft Office User" w:date="2019-10-21T08:33:00Z"/>
        </w:rPr>
        <w:pPrChange w:id="19" w:author="Microsoft Office User" w:date="2019-10-21T12:41:00Z">
          <w:pPr>
            <w:autoSpaceDE w:val="0"/>
            <w:autoSpaceDN w:val="0"/>
            <w:adjustRightInd w:val="0"/>
          </w:pPr>
        </w:pPrChange>
      </w:pPr>
      <w:r w:rsidRPr="00EF303A">
        <w:t xml:space="preserve">coast of North America </w:t>
      </w:r>
      <w:r w:rsidR="00210F65" w:rsidRPr="00EF303A">
        <w:t>covering an area of about</w:t>
      </w:r>
      <w:r w:rsidRPr="00EF303A">
        <w:t xml:space="preserve"> 2,984 km</w:t>
      </w:r>
      <w:r w:rsidRPr="00EE50DA">
        <w:rPr>
          <w:vertAlign w:val="superscript"/>
          <w:rPrChange w:id="20" w:author="Microsoft Office User" w:date="2019-10-21T08:23:00Z">
            <w:rPr/>
          </w:rPrChange>
        </w:rPr>
        <w:t>2</w:t>
      </w:r>
      <w:r w:rsidRPr="00EF303A">
        <w:t>. The</w:t>
      </w:r>
      <w:r w:rsidR="00210F65" w:rsidRPr="00EF303A">
        <w:t xml:space="preserve"> </w:t>
      </w:r>
      <w:r w:rsidRPr="00EF303A">
        <w:t xml:space="preserve">Delta is also a point of transfer of </w:t>
      </w:r>
      <w:del w:id="21" w:author="Microsoft Office User" w:date="2019-10-22T14:56:00Z">
        <w:r w:rsidRPr="00EF303A" w:rsidDel="00A47565">
          <w:delText>significant amounts</w:delText>
        </w:r>
        <w:r w:rsidR="00210F65" w:rsidRPr="00EF303A" w:rsidDel="00A47565">
          <w:delText xml:space="preserve"> </w:delText>
        </w:r>
        <w:r w:rsidRPr="00EF303A" w:rsidDel="00A47565">
          <w:delText xml:space="preserve">of </w:delText>
        </w:r>
      </w:del>
      <w:r w:rsidRPr="00EF303A">
        <w:t xml:space="preserve">freshwater to cities and </w:t>
      </w:r>
      <w:r w:rsidRPr="0025784E">
        <w:rPr>
          <w:rFonts w:cstheme="minorHAnsi"/>
        </w:rPr>
        <w:t>agricultural</w:t>
      </w:r>
      <w:r w:rsidRPr="00EF303A">
        <w:t xml:space="preserve"> regions</w:t>
      </w:r>
      <w:r w:rsidR="00210F65" w:rsidRPr="00EF303A">
        <w:t xml:space="preserve"> </w:t>
      </w:r>
      <w:r w:rsidRPr="00EF303A">
        <w:t>(</w:t>
      </w:r>
      <w:bookmarkStart w:id="22" w:name="_Hlk22470613"/>
      <w:r w:rsidRPr="002B7D36">
        <w:rPr>
          <w:highlight w:val="cyan"/>
        </w:rPr>
        <w:t>Templin and Cherry, 1997</w:t>
      </w:r>
      <w:bookmarkEnd w:id="22"/>
      <w:r w:rsidR="00210F65" w:rsidRPr="002B7D36">
        <w:rPr>
          <w:highlight w:val="cyan"/>
        </w:rPr>
        <w:t>, Saleh and Domagalski, 2015</w:t>
      </w:r>
      <w:r w:rsidRPr="00EF303A">
        <w:t>).</w:t>
      </w:r>
      <w:r w:rsidR="00210F65" w:rsidRPr="00EF303A">
        <w:t xml:space="preserve"> About 2,024 km</w:t>
      </w:r>
      <w:r w:rsidR="00210F65" w:rsidRPr="00EE50DA">
        <w:rPr>
          <w:vertAlign w:val="superscript"/>
          <w:rPrChange w:id="23" w:author="Microsoft Office User" w:date="2019-10-21T08:24:00Z">
            <w:rPr/>
          </w:rPrChange>
        </w:rPr>
        <w:t>2</w:t>
      </w:r>
      <w:r w:rsidR="00210F65" w:rsidRPr="00EF303A">
        <w:t xml:space="preserve"> of the Delta is agricultural land and home to 230 species of bird, 45 species of mammals, and 52 species of fish (</w:t>
      </w:r>
      <w:commentRangeStart w:id="24"/>
      <w:r w:rsidR="00210F65" w:rsidRPr="002B7D36">
        <w:rPr>
          <w:highlight w:val="cyan"/>
        </w:rPr>
        <w:t>Saleh et al., 2003</w:t>
      </w:r>
      <w:commentRangeEnd w:id="24"/>
      <w:r w:rsidR="00636BE5">
        <w:rPr>
          <w:rStyle w:val="CommentReference"/>
        </w:rPr>
        <w:commentReference w:id="24"/>
      </w:r>
      <w:r w:rsidR="00210F65" w:rsidRPr="002B7D36">
        <w:rPr>
          <w:highlight w:val="cyan"/>
        </w:rPr>
        <w:t>; CA.Gov Delta Protection Commission,</w:t>
      </w:r>
      <w:r w:rsidR="00EF303A" w:rsidRPr="002B7D36">
        <w:rPr>
          <w:highlight w:val="cyan"/>
        </w:rPr>
        <w:t xml:space="preserve"> </w:t>
      </w:r>
      <w:commentRangeStart w:id="25"/>
      <w:r w:rsidR="00A2156F">
        <w:fldChar w:fldCharType="begin"/>
      </w:r>
      <w:r w:rsidR="00A2156F">
        <w:instrText xml:space="preserve"> HYPERLINK "http://www.delta.ca.gov/rec_economic.htm" </w:instrText>
      </w:r>
      <w:r w:rsidR="00A2156F">
        <w:fldChar w:fldCharType="separate"/>
      </w:r>
      <w:r w:rsidR="00EF303A" w:rsidRPr="002B7D36">
        <w:rPr>
          <w:highlight w:val="cyan"/>
        </w:rPr>
        <w:t>http://www.delta.ca.gov/rec_economic.htm</w:t>
      </w:r>
      <w:r w:rsidR="00A2156F">
        <w:rPr>
          <w:highlight w:val="cyan"/>
        </w:rPr>
        <w:fldChar w:fldCharType="end"/>
      </w:r>
      <w:commentRangeEnd w:id="25"/>
      <w:r w:rsidR="000C20F7">
        <w:rPr>
          <w:rStyle w:val="CommentReference"/>
        </w:rPr>
        <w:commentReference w:id="25"/>
      </w:r>
      <w:r w:rsidR="00210F65" w:rsidRPr="00EF303A">
        <w:t xml:space="preserve">). </w:t>
      </w:r>
      <w:ins w:id="26" w:author="Microsoft Office User" w:date="2019-10-21T09:35:00Z">
        <w:r w:rsidR="00F5350A">
          <w:t xml:space="preserve"> About </w:t>
        </w:r>
      </w:ins>
      <w:ins w:id="27" w:author="Microsoft Office User" w:date="2019-10-21T12:41:00Z">
        <w:r w:rsidR="00102F3A">
          <w:t xml:space="preserve">two thirds </w:t>
        </w:r>
      </w:ins>
      <w:ins w:id="28" w:author="Microsoft Office User" w:date="2019-10-21T09:35:00Z">
        <w:r w:rsidR="00F5350A">
          <w:t>of the drainage of the freshwater drainage from California (Sacramento and San Joaquin and other rivers)</w:t>
        </w:r>
      </w:ins>
      <w:ins w:id="29" w:author="Microsoft Office User" w:date="2019-10-21T09:36:00Z">
        <w:r w:rsidR="00F5350A">
          <w:t xml:space="preserve"> enters the Delta, and numerous management decisions need to be made, almost daily, regarding diver</w:t>
        </w:r>
      </w:ins>
      <w:ins w:id="30" w:author="Microsoft Office User" w:date="2019-10-21T09:37:00Z">
        <w:r w:rsidR="00F5350A">
          <w:t>sions, water quality, aquatic species management, and environmental flows (Luoma et al., 2015).</w:t>
        </w:r>
      </w:ins>
    </w:p>
    <w:p w14:paraId="4D4F9819" w14:textId="77777777" w:rsidR="001509D8" w:rsidRDefault="001509D8" w:rsidP="00EF303A">
      <w:pPr>
        <w:autoSpaceDE w:val="0"/>
        <w:autoSpaceDN w:val="0"/>
        <w:adjustRightInd w:val="0"/>
        <w:rPr>
          <w:ins w:id="31" w:author="Microsoft Office User" w:date="2019-10-21T08:33:00Z"/>
        </w:rPr>
      </w:pPr>
    </w:p>
    <w:p w14:paraId="1AAD1EEE" w14:textId="234404C1" w:rsidR="001509D8" w:rsidRPr="001078C4" w:rsidRDefault="001509D8" w:rsidP="0025784E">
      <w:pPr>
        <w:autoSpaceDE w:val="0"/>
        <w:autoSpaceDN w:val="0"/>
        <w:adjustRightInd w:val="0"/>
        <w:rPr>
          <w:ins w:id="32" w:author="Microsoft Office User" w:date="2019-10-22T15:14:00Z"/>
        </w:rPr>
      </w:pPr>
      <w:ins w:id="33" w:author="Microsoft Office User" w:date="2019-10-21T08:34:00Z">
        <w:r>
          <w:tab/>
          <w:t xml:space="preserve">In recent years, </w:t>
        </w:r>
      </w:ins>
      <w:ins w:id="34" w:author="Microsoft Office User" w:date="2019-10-21T08:40:00Z">
        <w:r w:rsidR="00FD79C8">
          <w:t xml:space="preserve">the </w:t>
        </w:r>
      </w:ins>
      <w:ins w:id="35" w:author="Microsoft Office User" w:date="2019-10-21T08:35:00Z">
        <w:r>
          <w:t>forms of nutrients</w:t>
        </w:r>
      </w:ins>
      <w:ins w:id="36" w:author="Microsoft Office User" w:date="2019-10-21T08:40:00Z">
        <w:r w:rsidR="00FD79C8">
          <w:t xml:space="preserve"> or nutrient stoichiometry</w:t>
        </w:r>
      </w:ins>
      <w:ins w:id="37" w:author="Microsoft Office User" w:date="2019-10-21T08:35:00Z">
        <w:r>
          <w:t xml:space="preserve">, especially </w:t>
        </w:r>
      </w:ins>
      <w:ins w:id="38" w:author="Microsoft Office User" w:date="2019-10-21T08:40:00Z">
        <w:r w:rsidR="00FD79C8">
          <w:t xml:space="preserve">the relative amounts of </w:t>
        </w:r>
      </w:ins>
      <w:ins w:id="39" w:author="Microsoft Office User" w:date="2019-10-21T08:35:00Z">
        <w:r>
          <w:t>ammoni</w:t>
        </w:r>
      </w:ins>
      <w:ins w:id="40" w:author="Microsoft Office User" w:date="2019-10-21T08:46:00Z">
        <w:r w:rsidR="007F47C7">
          <w:t>um</w:t>
        </w:r>
      </w:ins>
      <w:ins w:id="41" w:author="Microsoft Office User" w:date="2019-10-21T08:48:00Z">
        <w:r w:rsidR="007F47C7">
          <w:t xml:space="preserve"> relative to nitrate</w:t>
        </w:r>
      </w:ins>
      <w:ins w:id="42" w:author="Microsoft Office User" w:date="2019-10-21T08:40:00Z">
        <w:r w:rsidR="00FD79C8">
          <w:t xml:space="preserve"> from wastewater effluents</w:t>
        </w:r>
      </w:ins>
      <w:ins w:id="43" w:author="Microsoft Office User" w:date="2019-10-21T08:35:00Z">
        <w:r>
          <w:t>, have been suggested as causing changes in primary productivity and</w:t>
        </w:r>
      </w:ins>
      <w:ins w:id="44" w:author="Microsoft Office User" w:date="2019-10-21T08:48:00Z">
        <w:r w:rsidR="007F47C7">
          <w:t>/or</w:t>
        </w:r>
      </w:ins>
      <w:ins w:id="45" w:author="Microsoft Office User" w:date="2019-10-21T08:35:00Z">
        <w:r>
          <w:t xml:space="preserve"> changes in the types of algae</w:t>
        </w:r>
      </w:ins>
      <w:ins w:id="46" w:author="Microsoft Office User" w:date="2019-10-22T15:08:00Z">
        <w:r w:rsidR="00F52C28">
          <w:t>,</w:t>
        </w:r>
      </w:ins>
      <w:ins w:id="47" w:author="Microsoft Office User" w:date="2019-10-22T15:09:00Z">
        <w:r w:rsidR="00F52C28">
          <w:t xml:space="preserve"> which may affect food webs,</w:t>
        </w:r>
      </w:ins>
      <w:ins w:id="48" w:author="Microsoft Office User" w:date="2019-10-21T08:35:00Z">
        <w:r>
          <w:t xml:space="preserve"> in the Delta (</w:t>
        </w:r>
      </w:ins>
      <w:ins w:id="49" w:author="Microsoft Office User" w:date="2019-10-21T08:37:00Z">
        <w:r w:rsidR="00875670">
          <w:t xml:space="preserve">Glibert, 2010, Parker, et al., 2012).  </w:t>
        </w:r>
      </w:ins>
      <w:ins w:id="50" w:author="Microsoft Office User" w:date="2019-10-21T08:59:00Z">
        <w:r w:rsidR="00BF4C66">
          <w:t xml:space="preserve">The potential </w:t>
        </w:r>
      </w:ins>
      <w:ins w:id="51" w:author="Microsoft Office User" w:date="2019-10-21T09:00:00Z">
        <w:r w:rsidR="00BF4C66">
          <w:t xml:space="preserve">effects on the ecosystem from ammonium in wastewater discharge </w:t>
        </w:r>
      </w:ins>
      <w:ins w:id="52" w:author="Microsoft Office User" w:date="2019-10-21T08:46:00Z">
        <w:r w:rsidR="007F47C7">
          <w:t>prompted the California Central Valley Water Quality Control Board to issue new discharge requirements</w:t>
        </w:r>
      </w:ins>
      <w:ins w:id="53" w:author="Microsoft Office User" w:date="2019-10-21T08:51:00Z">
        <w:r w:rsidR="0025784E">
          <w:t xml:space="preserve"> for one of the largest dischargers of wastewater to the Delta, the Sacramento County </w:t>
        </w:r>
      </w:ins>
      <w:ins w:id="54" w:author="Microsoft Office User" w:date="2019-10-21T08:52:00Z">
        <w:r w:rsidR="0025784E">
          <w:t>Regional Sanitation District, hereafter called Regional San</w:t>
        </w:r>
      </w:ins>
      <w:ins w:id="55" w:author="Microsoft Office User" w:date="2019-10-21T08:49:00Z">
        <w:r w:rsidR="0025784E">
          <w:t xml:space="preserve"> (</w:t>
        </w:r>
      </w:ins>
      <w:ins w:id="56" w:author="Microsoft Office User" w:date="2019-10-21T08:50:00Z">
        <w:r w:rsidR="0025784E">
          <w:fldChar w:fldCharType="begin"/>
        </w:r>
        <w:r w:rsidR="0025784E">
          <w:instrText xml:space="preserve"> HYPERLINK "</w:instrText>
        </w:r>
      </w:ins>
      <w:ins w:id="57" w:author="Microsoft Office User" w:date="2019-10-21T08:49:00Z">
        <w:r w:rsidR="0025784E" w:rsidRPr="0025784E">
          <w:rPr>
            <w:rPrChange w:id="58" w:author="Microsoft Office User" w:date="2019-10-21T08:50:00Z">
              <w:rPr>
                <w:rFonts w:ascii="Times New Roman" w:hAnsi="Times New Roman" w:cs="Times New Roman"/>
                <w:sz w:val="20"/>
                <w:szCs w:val="20"/>
              </w:rPr>
            </w:rPrChange>
          </w:rPr>
          <w:instrText>https://www.regionalsan.com/echowater-project</w:instrText>
        </w:r>
      </w:ins>
      <w:ins w:id="59" w:author="Microsoft Office User" w:date="2019-10-21T08:50:00Z">
        <w:r w:rsidR="0025784E">
          <w:instrText xml:space="preserve">" </w:instrText>
        </w:r>
        <w:r w:rsidR="0025784E">
          <w:fldChar w:fldCharType="separate"/>
        </w:r>
      </w:ins>
      <w:ins w:id="60" w:author="Microsoft Office User" w:date="2019-10-21T08:49:00Z">
        <w:r w:rsidR="0025784E" w:rsidRPr="00E14A57">
          <w:rPr>
            <w:rStyle w:val="Hyperlink"/>
            <w:rPrChange w:id="61" w:author="Microsoft Office User" w:date="2019-10-21T08:50:00Z">
              <w:rPr>
                <w:rFonts w:ascii="Times New Roman" w:hAnsi="Times New Roman" w:cs="Times New Roman"/>
                <w:sz w:val="20"/>
                <w:szCs w:val="20"/>
              </w:rPr>
            </w:rPrChange>
          </w:rPr>
          <w:t>https://www.regionalsan.com/echowater-project</w:t>
        </w:r>
      </w:ins>
      <w:ins w:id="62" w:author="Microsoft Office User" w:date="2019-10-21T08:50:00Z">
        <w:r w:rsidR="0025784E">
          <w:fldChar w:fldCharType="end"/>
        </w:r>
      </w:ins>
      <w:ins w:id="63" w:author="Microsoft Office User" w:date="2019-10-21T08:49:00Z">
        <w:r w:rsidR="0025784E">
          <w:rPr>
            <w:rFonts w:ascii="Times New Roman" w:hAnsi="Times New Roman" w:cs="Times New Roman"/>
            <w:sz w:val="20"/>
            <w:szCs w:val="20"/>
          </w:rPr>
          <w:t>)</w:t>
        </w:r>
      </w:ins>
      <w:ins w:id="64" w:author="Microsoft Office User" w:date="2019-10-21T08:50:00Z">
        <w:r w:rsidR="0025784E">
          <w:rPr>
            <w:rFonts w:ascii="Times New Roman" w:hAnsi="Times New Roman" w:cs="Times New Roman"/>
            <w:sz w:val="20"/>
            <w:szCs w:val="20"/>
          </w:rPr>
          <w:t xml:space="preserve">. </w:t>
        </w:r>
      </w:ins>
      <w:ins w:id="65" w:author="Microsoft Office User" w:date="2019-10-21T08:51:00Z">
        <w:r w:rsidR="0025784E">
          <w:rPr>
            <w:rFonts w:cstheme="minorHAnsi"/>
          </w:rPr>
          <w:t xml:space="preserve">Mandated upgrades to the </w:t>
        </w:r>
      </w:ins>
      <w:ins w:id="66" w:author="Microsoft Office User" w:date="2019-10-21T08:56:00Z">
        <w:r w:rsidR="00BF4C66">
          <w:rPr>
            <w:rFonts w:cstheme="minorHAnsi"/>
          </w:rPr>
          <w:t xml:space="preserve">Regional San facility include biological nutrient removal which will remove essentially all of the ammonium, and most of the nitrate. </w:t>
        </w:r>
      </w:ins>
      <w:ins w:id="67" w:author="Microsoft Office User" w:date="2019-10-22T15:27:00Z">
        <w:r w:rsidR="003F0307">
          <w:rPr>
            <w:rFonts w:cstheme="minorHAnsi"/>
          </w:rPr>
          <w:t xml:space="preserve">In addition, </w:t>
        </w:r>
        <w:r w:rsidR="003F0307">
          <w:t>there will be</w:t>
        </w:r>
        <w:r w:rsidR="003F0307" w:rsidRPr="00325406">
          <w:t xml:space="preserve"> chemical phosphorus removal with tertiary clarification, tertiary</w:t>
        </w:r>
        <w:r w:rsidR="003F0307">
          <w:t xml:space="preserve"> </w:t>
        </w:r>
        <w:r w:rsidR="003F0307" w:rsidRPr="00325406">
          <w:t>filtration and ultraviolet (UV) disinfection</w:t>
        </w:r>
        <w:r w:rsidR="003F0307">
          <w:t xml:space="preserve"> (</w:t>
        </w:r>
        <w:r w:rsidR="003F0307" w:rsidRPr="00325406">
          <w:rPr>
            <w:highlight w:val="cyan"/>
          </w:rPr>
          <w:t>Yost 2011</w:t>
        </w:r>
        <w:r w:rsidR="003F0307">
          <w:t>)</w:t>
        </w:r>
        <w:r w:rsidR="003F0307" w:rsidRPr="00325406">
          <w:t>.</w:t>
        </w:r>
        <w:r w:rsidR="003F0307">
          <w:t xml:space="preserve"> </w:t>
        </w:r>
        <w:r w:rsidR="003F0307" w:rsidRPr="00EF303A">
          <w:t xml:space="preserve">These upgrades are expected to significantly decrease nutrients load to the Sacramento and San Joaquin River Delta to about 99% annual decrease in </w:t>
        </w:r>
        <w:r w:rsidR="003F0307">
          <w:t>a</w:t>
        </w:r>
        <w:r w:rsidR="003F0307" w:rsidRPr="00933A14">
          <w:t>mmonium</w:t>
        </w:r>
        <w:r w:rsidR="003F0307" w:rsidRPr="00EF303A">
          <w:t xml:space="preserve">, and 75% annual decrease in </w:t>
        </w:r>
        <w:r w:rsidR="003F0307">
          <w:t>T</w:t>
        </w:r>
        <w:r w:rsidR="003F0307" w:rsidRPr="00EF303A">
          <w:t>otal Nitrogen (TN) concentrations (Krich_Briton, A,2017 memo</w:t>
        </w:r>
        <w:r w:rsidR="003F0307">
          <w:t>).</w:t>
        </w:r>
      </w:ins>
      <w:ins w:id="68" w:author="Microsoft Office User" w:date="2019-10-22T15:30:00Z">
        <w:r w:rsidR="001078C4">
          <w:t xml:space="preserve"> </w:t>
        </w:r>
      </w:ins>
      <w:ins w:id="69" w:author="Microsoft Office User" w:date="2019-10-21T09:01:00Z">
        <w:r w:rsidR="00BF4C66">
          <w:rPr>
            <w:rFonts w:cstheme="minorHAnsi"/>
          </w:rPr>
          <w:t xml:space="preserve">The treatment plant upgrades will result in a substantial decrease in the amount of nitrogen </w:t>
        </w:r>
        <w:r w:rsidR="00BF4C66">
          <w:rPr>
            <w:rFonts w:cstheme="minorHAnsi"/>
          </w:rPr>
          <w:lastRenderedPageBreak/>
          <w:t xml:space="preserve">entering the Delta and may in itself result in </w:t>
        </w:r>
      </w:ins>
      <w:ins w:id="70" w:author="Microsoft Office User" w:date="2019-10-21T09:02:00Z">
        <w:r w:rsidR="00BF4C66">
          <w:rPr>
            <w:rFonts w:cstheme="minorHAnsi"/>
          </w:rPr>
          <w:t xml:space="preserve">ecosystem changes </w:t>
        </w:r>
      </w:ins>
      <w:ins w:id="71" w:author="Microsoft Office User" w:date="2019-10-21T09:04:00Z">
        <w:r w:rsidR="00F6737D">
          <w:rPr>
            <w:rFonts w:cstheme="minorHAnsi"/>
          </w:rPr>
          <w:t>(</w:t>
        </w:r>
      </w:ins>
      <w:ins w:id="72" w:author="Microsoft Office User" w:date="2019-10-22T15:14:00Z">
        <w:r w:rsidR="00BB2346">
          <w:rPr>
            <w:rFonts w:cstheme="minorHAnsi"/>
          </w:rPr>
          <w:fldChar w:fldCharType="begin"/>
        </w:r>
        <w:r w:rsidR="00BB2346">
          <w:rPr>
            <w:rFonts w:cstheme="minorHAnsi"/>
          </w:rPr>
          <w:instrText xml:space="preserve"> HYPERLINK "</w:instrText>
        </w:r>
      </w:ins>
      <w:ins w:id="73" w:author="Microsoft Office User" w:date="2019-10-21T09:04:00Z">
        <w:r w:rsidR="00BB2346" w:rsidRPr="00F6737D">
          <w:rPr>
            <w:rFonts w:cstheme="minorHAnsi"/>
          </w:rPr>
          <w:instrText>https://www.regionalsan.com/echowater-project</w:instrText>
        </w:r>
      </w:ins>
      <w:ins w:id="74" w:author="Microsoft Office User" w:date="2019-10-22T15:14:00Z">
        <w:r w:rsidR="00BB2346">
          <w:rPr>
            <w:rFonts w:cstheme="minorHAnsi"/>
          </w:rPr>
          <w:instrText xml:space="preserve">" </w:instrText>
        </w:r>
        <w:r w:rsidR="00BB2346">
          <w:rPr>
            <w:rFonts w:cstheme="minorHAnsi"/>
          </w:rPr>
          <w:fldChar w:fldCharType="separate"/>
        </w:r>
      </w:ins>
      <w:ins w:id="75" w:author="Microsoft Office User" w:date="2019-10-21T09:04:00Z">
        <w:r w:rsidR="00BB2346" w:rsidRPr="0068187A">
          <w:rPr>
            <w:rStyle w:val="Hyperlink"/>
            <w:rFonts w:cstheme="minorHAnsi"/>
          </w:rPr>
          <w:t>https://www.regionalsan.com/echowater-project</w:t>
        </w:r>
      </w:ins>
      <w:ins w:id="76" w:author="Microsoft Office User" w:date="2019-10-22T15:14:00Z">
        <w:r w:rsidR="00BB2346">
          <w:rPr>
            <w:rFonts w:cstheme="minorHAnsi"/>
          </w:rPr>
          <w:fldChar w:fldCharType="end"/>
        </w:r>
      </w:ins>
      <w:ins w:id="77" w:author="Microsoft Office User" w:date="2019-10-21T09:04:00Z">
        <w:r w:rsidR="00F6737D">
          <w:rPr>
            <w:rFonts w:cstheme="minorHAnsi"/>
          </w:rPr>
          <w:t>).</w:t>
        </w:r>
      </w:ins>
    </w:p>
    <w:p w14:paraId="7D995BF5" w14:textId="38991F07" w:rsidR="00BB2346" w:rsidRDefault="00BB2346" w:rsidP="0025784E">
      <w:pPr>
        <w:autoSpaceDE w:val="0"/>
        <w:autoSpaceDN w:val="0"/>
        <w:adjustRightInd w:val="0"/>
        <w:rPr>
          <w:ins w:id="78" w:author="Microsoft Office User" w:date="2019-10-22T15:14:00Z"/>
          <w:rFonts w:cstheme="minorHAnsi"/>
        </w:rPr>
      </w:pPr>
    </w:p>
    <w:p w14:paraId="65481BE5" w14:textId="29610002" w:rsidR="00BB2346" w:rsidRDefault="00BB2346" w:rsidP="0025784E">
      <w:pPr>
        <w:autoSpaceDE w:val="0"/>
        <w:autoSpaceDN w:val="0"/>
        <w:adjustRightInd w:val="0"/>
        <w:rPr>
          <w:ins w:id="79" w:author="Microsoft Office User" w:date="2019-10-21T08:56:00Z"/>
          <w:rFonts w:cstheme="minorHAnsi"/>
        </w:rPr>
      </w:pPr>
      <w:ins w:id="80" w:author="Microsoft Office User" w:date="2019-10-22T15:14:00Z">
        <w:r>
          <w:rPr>
            <w:rFonts w:cstheme="minorHAnsi"/>
          </w:rPr>
          <w:tab/>
          <w:t>Other treatment plants that discharge to the Delta waters are also upgrading their facilities</w:t>
        </w:r>
      </w:ins>
      <w:ins w:id="81" w:author="Microsoft Office User" w:date="2019-10-22T15:15:00Z">
        <w:r>
          <w:rPr>
            <w:rFonts w:cstheme="minorHAnsi"/>
          </w:rPr>
          <w:t xml:space="preserve"> or management of their effluents.  These include the Modesto Water Quality Control facility, the Turlock Regional Water Quality Cont</w:t>
        </w:r>
      </w:ins>
      <w:ins w:id="82" w:author="Microsoft Office User" w:date="2019-10-22T15:16:00Z">
        <w:r>
          <w:rPr>
            <w:rFonts w:cstheme="minorHAnsi"/>
          </w:rPr>
          <w:t xml:space="preserve">rol facility and the Stockton Regional Wastewater Control facility. </w:t>
        </w:r>
      </w:ins>
    </w:p>
    <w:p w14:paraId="5FE805D2" w14:textId="77777777" w:rsidR="00BF4C66" w:rsidRDefault="00BF4C66" w:rsidP="0025784E">
      <w:pPr>
        <w:autoSpaceDE w:val="0"/>
        <w:autoSpaceDN w:val="0"/>
        <w:adjustRightInd w:val="0"/>
        <w:rPr>
          <w:ins w:id="83" w:author="Microsoft Office User" w:date="2019-10-21T08:33:00Z"/>
        </w:rPr>
      </w:pPr>
    </w:p>
    <w:p w14:paraId="4E429E23" w14:textId="35C6CF30" w:rsidR="00D95537" w:rsidRPr="00EF303A" w:rsidDel="002602D7" w:rsidRDefault="006643E2">
      <w:pPr>
        <w:autoSpaceDE w:val="0"/>
        <w:autoSpaceDN w:val="0"/>
        <w:adjustRightInd w:val="0"/>
        <w:ind w:firstLine="720"/>
        <w:rPr>
          <w:del w:id="84" w:author="Microsoft Office User" w:date="2019-10-22T15:34:00Z"/>
        </w:rPr>
        <w:pPrChange w:id="85" w:author="Microsoft Office User" w:date="2019-10-29T08:48:00Z">
          <w:pPr>
            <w:autoSpaceDE w:val="0"/>
            <w:autoSpaceDN w:val="0"/>
            <w:adjustRightInd w:val="0"/>
          </w:pPr>
        </w:pPrChange>
      </w:pPr>
      <w:ins w:id="86" w:author="Microsoft Office User" w:date="2019-10-29T08:48:00Z">
        <w:r>
          <w:t>O</w:t>
        </w:r>
      </w:ins>
      <w:ins w:id="87" w:author="Microsoft Office User" w:date="2019-10-22T15:34:00Z">
        <w:r w:rsidR="002602D7">
          <w:t xml:space="preserve">nce these upgrades are operational, </w:t>
        </w:r>
      </w:ins>
      <w:ins w:id="88" w:author="Microsoft Office User" w:date="2019-10-22T15:35:00Z">
        <w:r w:rsidR="002602D7">
          <w:t xml:space="preserve">there will be a change in the amount of inorganic nitrogen entering the Delta.  </w:t>
        </w:r>
      </w:ins>
      <w:ins w:id="89" w:author="Microsoft Office User" w:date="2019-10-22T15:37:00Z">
        <w:r w:rsidR="002602D7">
          <w:t xml:space="preserve">Ongoing research is attempting to understand </w:t>
        </w:r>
      </w:ins>
      <w:ins w:id="90" w:author="Microsoft Office User" w:date="2019-10-22T15:38:00Z">
        <w:r w:rsidR="002602D7">
          <w:t xml:space="preserve">how these changes may affect the Delta ecosystem (Richey et al., 2018). </w:t>
        </w:r>
      </w:ins>
      <w:del w:id="91" w:author="Microsoft Office User" w:date="2019-10-22T15:34:00Z">
        <w:r w:rsidR="00EF303A" w:rsidRPr="00EF303A" w:rsidDel="002602D7">
          <w:delText xml:space="preserve">High nutrient </w:delText>
        </w:r>
        <w:r w:rsidR="00BF7C28" w:rsidRPr="00EF303A" w:rsidDel="002602D7">
          <w:delText xml:space="preserve">concentrations in the Delta contribute to </w:delText>
        </w:r>
        <w:r w:rsidR="00EF303A" w:rsidRPr="00EF303A" w:rsidDel="002602D7">
          <w:delText xml:space="preserve">nutrient-related problems in drinking water systems as wells as to </w:delText>
        </w:r>
        <w:r w:rsidR="00BF7C28" w:rsidRPr="00EF303A" w:rsidDel="002602D7">
          <w:delText xml:space="preserve">water increased </w:delText>
        </w:r>
        <w:r w:rsidR="00EF303A" w:rsidRPr="00EF303A" w:rsidDel="002602D7">
          <w:delText xml:space="preserve">biological activities related to </w:delText>
        </w:r>
        <w:r w:rsidR="00BF7C28" w:rsidRPr="00EF303A" w:rsidDel="002602D7">
          <w:delText>production of blue green algae and invasive aquatic macrophytes</w:delText>
        </w:r>
        <w:r w:rsidR="00EF303A" w:rsidRPr="00EF303A" w:rsidDel="002602D7">
          <w:delText xml:space="preserve">. </w:delText>
        </w:r>
        <w:r w:rsidR="002A0F16" w:rsidRPr="009B4DBE" w:rsidDel="002602D7">
          <w:delText xml:space="preserve">Statistical analyses and water quality modeling </w:delText>
        </w:r>
        <w:r w:rsidR="002A0F16" w:rsidDel="002602D7">
          <w:delText xml:space="preserve">has </w:delText>
        </w:r>
        <w:r w:rsidR="002A0F16" w:rsidRPr="009B4DBE" w:rsidDel="002602D7">
          <w:delText xml:space="preserve">identified treated wastewater </w:delText>
        </w:r>
        <w:r w:rsidR="002A0F16" w:rsidRPr="002A0F16" w:rsidDel="002602D7">
          <w:delText>effluent from publicly owned treatment works (POTWs) as one of the main sources of total nitrogen (TN) and phosphorus (TP) to the Delta (</w:delText>
        </w:r>
        <w:r w:rsidR="002A0F16" w:rsidRPr="002B7D36" w:rsidDel="002602D7">
          <w:rPr>
            <w:highlight w:val="cyan"/>
          </w:rPr>
          <w:delText>Saleh and Domagalski 2015, Domagalski and Saleh, 2015, Jassby and others, 2002, and Novick and others 2015</w:delText>
        </w:r>
        <w:r w:rsidR="002A0F16" w:rsidRPr="009B4DBE" w:rsidDel="002602D7">
          <w:delText>).</w:delText>
        </w:r>
        <w:r w:rsidR="002A0F16" w:rsidDel="002602D7">
          <w:delText xml:space="preserve"> </w:delText>
        </w:r>
        <w:commentRangeStart w:id="92"/>
        <w:r w:rsidR="007822C5" w:rsidDel="002602D7">
          <w:delText xml:space="preserve">In 2018 the </w:delText>
        </w:r>
        <w:r w:rsidR="007822C5" w:rsidRPr="00F673A7" w:rsidDel="002602D7">
          <w:delText>Delta Science Program (DSP) and the San Francisco Estuary Institute-Aquatic Science</w:delText>
        </w:r>
        <w:r w:rsidR="007822C5" w:rsidDel="002602D7">
          <w:delText xml:space="preserve"> </w:delText>
        </w:r>
        <w:r w:rsidR="007822C5" w:rsidRPr="00F673A7" w:rsidDel="002602D7">
          <w:delText>Center (SFEI-ASC)</w:delText>
        </w:r>
        <w:r w:rsidR="007822C5" w:rsidDel="002602D7">
          <w:delText xml:space="preserve"> </w:delText>
        </w:r>
        <w:commentRangeEnd w:id="92"/>
        <w:r w:rsidR="00EF303A" w:rsidRPr="00EF303A" w:rsidDel="002602D7">
          <w:commentReference w:id="92"/>
        </w:r>
        <w:r w:rsidR="007822C5" w:rsidDel="002602D7">
          <w:delText>developed a plan for improvements and upgrades at four major POTWs (</w:delText>
        </w:r>
        <w:bookmarkStart w:id="93" w:name="_Hlk22470596"/>
        <w:r w:rsidR="007822C5" w:rsidRPr="00137A51" w:rsidDel="002602D7">
          <w:rPr>
            <w:color w:val="FF0000"/>
            <w:highlight w:val="cyan"/>
          </w:rPr>
          <w:delText xml:space="preserve">Krich_Briton, A,2017 </w:delText>
        </w:r>
        <w:r w:rsidR="007822C5" w:rsidRPr="002B7D36" w:rsidDel="002602D7">
          <w:rPr>
            <w:highlight w:val="cyan"/>
          </w:rPr>
          <w:delText>memo</w:delText>
        </w:r>
        <w:bookmarkEnd w:id="93"/>
        <w:r w:rsidR="00EF303A" w:rsidRPr="002B7D36" w:rsidDel="002602D7">
          <w:rPr>
            <w:highlight w:val="cyan"/>
          </w:rPr>
          <w:delText xml:space="preserve">, </w:delText>
        </w:r>
        <w:r w:rsidR="00137A51" w:rsidRPr="002B7D36" w:rsidDel="002602D7">
          <w:rPr>
            <w:highlight w:val="cyan"/>
          </w:rPr>
          <w:delText>Krich_Briton</w:delText>
        </w:r>
        <w:r w:rsidR="00137A51" w:rsidDel="002602D7">
          <w:rPr>
            <w:highlight w:val="cyan"/>
          </w:rPr>
          <w:delText xml:space="preserve"> at al., 2012) </w:delText>
        </w:r>
        <w:r w:rsidR="00301BE5" w:rsidDel="002602D7">
          <w:delText>to decrease future nutrient</w:delText>
        </w:r>
      </w:del>
      <w:del w:id="94" w:author="Microsoft Office User" w:date="2019-10-21T08:25:00Z">
        <w:r w:rsidR="00301BE5" w:rsidDel="00EE50DA">
          <w:delText>s</w:delText>
        </w:r>
      </w:del>
      <w:del w:id="95" w:author="Microsoft Office User" w:date="2019-10-22T15:34:00Z">
        <w:r w:rsidR="00301BE5" w:rsidDel="002602D7">
          <w:delText xml:space="preserve"> </w:delText>
        </w:r>
        <w:r w:rsidR="002A0F16" w:rsidDel="002602D7">
          <w:delText xml:space="preserve">concentrations and </w:delText>
        </w:r>
        <w:r w:rsidR="00301BE5" w:rsidDel="002602D7">
          <w:delText>loads transported to the Delta</w:delText>
        </w:r>
        <w:r w:rsidR="002A0F16" w:rsidDel="002602D7">
          <w:delText xml:space="preserve"> </w:delText>
        </w:r>
        <w:r w:rsidR="002A0F16" w:rsidRPr="00EF303A" w:rsidDel="002602D7">
          <w:delText>(fig 1)</w:delText>
        </w:r>
        <w:r w:rsidR="00301BE5" w:rsidDel="002602D7">
          <w:delText>. T</w:delText>
        </w:r>
        <w:r w:rsidR="009F4519" w:rsidDel="002602D7">
          <w:delText>h</w:delText>
        </w:r>
        <w:r w:rsidR="00301BE5" w:rsidDel="002602D7">
          <w:delText xml:space="preserve">ree of these facilities are located on the San Joaquin River; the </w:delText>
        </w:r>
        <w:r w:rsidR="00301BE5" w:rsidRPr="00301BE5" w:rsidDel="002602D7">
          <w:delText>Modesto Water Quality Control Facility</w:delText>
        </w:r>
        <w:r w:rsidR="009434EE" w:rsidDel="002602D7">
          <w:delText xml:space="preserve"> (W</w:delText>
        </w:r>
        <w:r w:rsidR="00607BBD" w:rsidDel="002602D7">
          <w:delText>Q</w:delText>
        </w:r>
        <w:r w:rsidR="009434EE" w:rsidDel="002602D7">
          <w:delText>CF)</w:delText>
        </w:r>
        <w:r w:rsidR="00301BE5" w:rsidDel="002602D7">
          <w:delText xml:space="preserve"> and the </w:delText>
        </w:r>
        <w:r w:rsidR="00301BE5" w:rsidRPr="00301BE5" w:rsidDel="002602D7">
          <w:delText>Turlock Regional Water Quality Control Facility</w:delText>
        </w:r>
        <w:r w:rsidR="007C45FC" w:rsidDel="002602D7">
          <w:delText xml:space="preserve"> (QCF)</w:delText>
        </w:r>
        <w:r w:rsidR="00301BE5" w:rsidRPr="00EF303A" w:rsidDel="002602D7">
          <w:delText xml:space="preserve">, where </w:delText>
        </w:r>
        <w:r w:rsidR="002A0F16" w:rsidRPr="00EF303A" w:rsidDel="002602D7">
          <w:delText>upgrades</w:delText>
        </w:r>
        <w:r w:rsidR="00301BE5" w:rsidRPr="00EF303A" w:rsidDel="002602D7">
          <w:delText xml:space="preserve"> involve diverting tertiary discharge from these two facilities away from the San Joaquin River to the Delta Mendota Canal</w:delText>
        </w:r>
        <w:r w:rsidR="00ED52B3" w:rsidRPr="00EF303A" w:rsidDel="002602D7">
          <w:delText xml:space="preserve"> to decrease the amount of effluent entering the San Joaquin River </w:delText>
        </w:r>
        <w:r w:rsidR="00BF7C28" w:rsidRPr="00EF303A" w:rsidDel="002602D7">
          <w:delText>from upstream</w:delText>
        </w:r>
        <w:r w:rsidR="00ED52B3" w:rsidRPr="00EF303A" w:rsidDel="002602D7">
          <w:delText xml:space="preserve"> locations</w:delText>
        </w:r>
        <w:r w:rsidR="00BF7C28" w:rsidRPr="00EF303A" w:rsidDel="002602D7">
          <w:delText>. T</w:delText>
        </w:r>
        <w:r w:rsidR="00301BE5" w:rsidRPr="00EF303A" w:rsidDel="002602D7">
          <w:delText xml:space="preserve">he third facility on the San Joaquin River </w:delText>
        </w:r>
        <w:r w:rsidR="002A0F16" w:rsidRPr="00EF303A" w:rsidDel="002602D7">
          <w:delText xml:space="preserve">is </w:delText>
        </w:r>
        <w:r w:rsidR="00301BE5" w:rsidRPr="00EF303A" w:rsidDel="002602D7">
          <w:delText xml:space="preserve">the </w:delText>
        </w:r>
        <w:r w:rsidR="00301BE5" w:rsidDel="002602D7">
          <w:delText>Stockton Regional (Stockton) Wastewater Control Facility (RWCF)</w:delText>
        </w:r>
        <w:r w:rsidR="00ED52B3" w:rsidDel="002602D7">
          <w:delText xml:space="preserve"> where plans are set to upgrade the facility to include denitrifications</w:delText>
        </w:r>
        <w:r w:rsidR="009F4519" w:rsidDel="002602D7">
          <w:delText xml:space="preserve"> and </w:delText>
        </w:r>
        <w:r w:rsidR="009F4519" w:rsidRPr="00EF303A" w:rsidDel="002602D7">
          <w:delText xml:space="preserve">or other forms of treatment </w:delText>
        </w:r>
        <w:r w:rsidR="002A0F16" w:rsidRPr="00EF303A" w:rsidDel="002602D7">
          <w:delText>to increase water quality from this facility to the Delta</w:delText>
        </w:r>
        <w:r w:rsidR="002A0F16" w:rsidDel="002602D7">
          <w:delText xml:space="preserve">. </w:delText>
        </w:r>
        <w:r w:rsidR="00ED52B3" w:rsidDel="002602D7">
          <w:delText xml:space="preserve">The </w:delText>
        </w:r>
        <w:r w:rsidR="00ED52B3" w:rsidRPr="009B4DBE" w:rsidDel="002602D7">
          <w:delText>Sacramento Regional County Sanitation (Regional San) District's Wastewater Treatment Plant (WWTP)</w:delText>
        </w:r>
        <w:r w:rsidR="00ED52B3" w:rsidDel="002602D7">
          <w:delText xml:space="preserve"> is the only facility </w:delText>
        </w:r>
        <w:r w:rsidR="00497A40" w:rsidDel="002602D7">
          <w:delText>upgrade</w:delText>
        </w:r>
        <w:r w:rsidR="006F2EE0" w:rsidDel="002602D7">
          <w:delText>d</w:delText>
        </w:r>
        <w:r w:rsidR="00ED52B3" w:rsidDel="002602D7">
          <w:delText xml:space="preserve"> on the Sacramento River and plans </w:delText>
        </w:r>
        <w:r w:rsidR="00325406" w:rsidDel="002602D7">
          <w:delText xml:space="preserve">include </w:delText>
        </w:r>
        <w:r w:rsidR="00325406" w:rsidRPr="00325406" w:rsidDel="002602D7">
          <w:delText>enhanced biological nutrient removal,</w:delText>
        </w:r>
        <w:r w:rsidR="00325406" w:rsidDel="002602D7">
          <w:delText xml:space="preserve"> </w:delText>
        </w:r>
        <w:r w:rsidR="00325406" w:rsidRPr="00325406" w:rsidDel="002602D7">
          <w:delText>followed by chemical phosphorus removal with tertiary clarification, tertiary</w:delText>
        </w:r>
        <w:r w:rsidR="00325406" w:rsidDel="002602D7">
          <w:delText xml:space="preserve"> </w:delText>
        </w:r>
        <w:r w:rsidR="00325406" w:rsidRPr="00325406" w:rsidDel="002602D7">
          <w:delText>filtration and ultraviolet (UV) disinfection</w:delText>
        </w:r>
        <w:r w:rsidR="00325406" w:rsidDel="002602D7">
          <w:delText xml:space="preserve"> (</w:delText>
        </w:r>
        <w:r w:rsidR="00325406" w:rsidRPr="00325406" w:rsidDel="002602D7">
          <w:rPr>
            <w:highlight w:val="cyan"/>
          </w:rPr>
          <w:delText>Yost 2011</w:delText>
        </w:r>
        <w:r w:rsidR="00325406" w:rsidDel="002602D7">
          <w:delText>)</w:delText>
        </w:r>
        <w:r w:rsidR="00325406" w:rsidRPr="00325406" w:rsidDel="002602D7">
          <w:delText>.</w:delText>
        </w:r>
        <w:r w:rsidR="00325406" w:rsidDel="002602D7">
          <w:delText xml:space="preserve"> </w:delText>
        </w:r>
        <w:r w:rsidR="00890CAA" w:rsidRPr="00EF303A" w:rsidDel="002602D7">
          <w:delText>T</w:delText>
        </w:r>
        <w:r w:rsidR="003E7D8C" w:rsidRPr="00EF303A" w:rsidDel="002602D7">
          <w:delText>hese</w:delText>
        </w:r>
        <w:r w:rsidR="001C3D33" w:rsidRPr="00EF303A" w:rsidDel="002602D7">
          <w:delText xml:space="preserve"> upgrades</w:delText>
        </w:r>
        <w:r w:rsidR="00D95537" w:rsidRPr="00EF303A" w:rsidDel="002602D7">
          <w:delText xml:space="preserve"> </w:delText>
        </w:r>
        <w:r w:rsidR="003E7D8C" w:rsidRPr="00EF303A" w:rsidDel="002602D7">
          <w:delText>are</w:delText>
        </w:r>
        <w:r w:rsidR="001C3D33" w:rsidRPr="00EF303A" w:rsidDel="002602D7">
          <w:delText xml:space="preserve"> expected to </w:delText>
        </w:r>
        <w:r w:rsidR="00890CAA" w:rsidRPr="00EF303A" w:rsidDel="002602D7">
          <w:delText xml:space="preserve">significantly </w:delText>
        </w:r>
        <w:r w:rsidR="003E7D8C" w:rsidRPr="00EF303A" w:rsidDel="002602D7">
          <w:delText xml:space="preserve">decrease </w:delText>
        </w:r>
        <w:r w:rsidR="00890CAA" w:rsidRPr="00EF303A" w:rsidDel="002602D7">
          <w:delText xml:space="preserve">nutrients load to the Sacramento and San Joaquin River Delta </w:delText>
        </w:r>
        <w:r w:rsidR="00D95537" w:rsidRPr="00EF303A" w:rsidDel="002602D7">
          <w:delText xml:space="preserve">to about 99% annual decrease in </w:delText>
        </w:r>
        <w:r w:rsidR="003119BA" w:rsidDel="002602D7">
          <w:delText>a</w:delText>
        </w:r>
        <w:r w:rsidR="003119BA" w:rsidRPr="00933A14" w:rsidDel="002602D7">
          <w:delText>mmonium</w:delText>
        </w:r>
        <w:r w:rsidR="00D95537" w:rsidRPr="00EF303A" w:rsidDel="002602D7">
          <w:delText xml:space="preserve"> (N</w:delText>
        </w:r>
        <w:r w:rsidR="00954569" w:rsidDel="002602D7">
          <w:delText>H</w:delText>
        </w:r>
        <w:r w:rsidR="00D95537" w:rsidRPr="00EF303A" w:rsidDel="002602D7">
          <w:delText xml:space="preserve">4), and 75% annual decrease in </w:delText>
        </w:r>
        <w:r w:rsidR="001509C4" w:rsidDel="002602D7">
          <w:delText>T</w:delText>
        </w:r>
        <w:r w:rsidR="00D95537" w:rsidRPr="00EF303A" w:rsidDel="002602D7">
          <w:delText>otal Nitrogen (TN) concentrations (Krich_Briton, A,2017 memo</w:delText>
        </w:r>
        <w:r w:rsidR="00D95537" w:rsidDel="002602D7">
          <w:delText>)</w:delText>
        </w:r>
        <w:r w:rsidR="00325406" w:rsidDel="002602D7">
          <w:delText>.</w:delText>
        </w:r>
      </w:del>
    </w:p>
    <w:p w14:paraId="229DA117" w14:textId="172197D4" w:rsidR="002A6729" w:rsidRDefault="009F4519">
      <w:pPr>
        <w:pStyle w:val="Default"/>
        <w:ind w:firstLine="720"/>
        <w:rPr>
          <w:ins w:id="96" w:author="Microsoft Office User" w:date="2019-10-29T08:48:00Z"/>
          <w:rFonts w:asciiTheme="minorHAnsi" w:hAnsiTheme="minorHAnsi" w:cstheme="minorBidi"/>
          <w:color w:val="auto"/>
        </w:rPr>
        <w:pPrChange w:id="97" w:author="Microsoft Office User" w:date="2019-10-29T08:48:00Z">
          <w:pPr>
            <w:pStyle w:val="Default"/>
          </w:pPr>
        </w:pPrChange>
      </w:pPr>
      <w:r w:rsidRPr="00EF303A">
        <w:rPr>
          <w:rFonts w:asciiTheme="minorHAnsi" w:hAnsiTheme="minorHAnsi" w:cstheme="minorBidi"/>
          <w:color w:val="auto"/>
        </w:rPr>
        <w:t>To better understand the future effects of these p</w:t>
      </w:r>
      <w:r w:rsidR="00ED52B3" w:rsidRPr="00EF303A">
        <w:rPr>
          <w:rFonts w:asciiTheme="minorHAnsi" w:hAnsiTheme="minorHAnsi" w:cstheme="minorBidi"/>
          <w:color w:val="auto"/>
        </w:rPr>
        <w:t xml:space="preserve">laned changes </w:t>
      </w:r>
      <w:r w:rsidRPr="00EF303A">
        <w:rPr>
          <w:rFonts w:asciiTheme="minorHAnsi" w:hAnsiTheme="minorHAnsi" w:cstheme="minorBidi"/>
          <w:color w:val="auto"/>
        </w:rPr>
        <w:t>on</w:t>
      </w:r>
      <w:r w:rsidR="00ED52B3" w:rsidRPr="00EF303A">
        <w:rPr>
          <w:rFonts w:asciiTheme="minorHAnsi" w:hAnsiTheme="minorHAnsi" w:cstheme="minorBidi"/>
          <w:color w:val="auto"/>
        </w:rPr>
        <w:t xml:space="preserve"> nutrient </w:t>
      </w:r>
      <w:r w:rsidRPr="00EF303A">
        <w:rPr>
          <w:rFonts w:asciiTheme="minorHAnsi" w:hAnsiTheme="minorHAnsi" w:cstheme="minorBidi"/>
          <w:color w:val="auto"/>
        </w:rPr>
        <w:t>availability and transport to the</w:t>
      </w:r>
      <w:r w:rsidR="00ED52B3" w:rsidRPr="00EF303A">
        <w:rPr>
          <w:rFonts w:asciiTheme="minorHAnsi" w:hAnsiTheme="minorHAnsi" w:cstheme="minorBidi"/>
          <w:color w:val="auto"/>
        </w:rPr>
        <w:t xml:space="preserve"> Delta </w:t>
      </w:r>
      <w:r w:rsidRPr="00EF303A">
        <w:rPr>
          <w:rFonts w:asciiTheme="minorHAnsi" w:hAnsiTheme="minorHAnsi" w:cstheme="minorBidi"/>
          <w:color w:val="auto"/>
        </w:rPr>
        <w:t xml:space="preserve">it is important to evaluate historical nutrient loads and trends in the Sacramento and San Joaquin Rivers upstream of the </w:t>
      </w:r>
      <w:del w:id="98" w:author="Microsoft Office User" w:date="2019-10-22T15:42:00Z">
        <w:r w:rsidRPr="00EF303A" w:rsidDel="00E62F09">
          <w:rPr>
            <w:rFonts w:asciiTheme="minorHAnsi" w:hAnsiTheme="minorHAnsi" w:cstheme="minorBidi"/>
            <w:color w:val="auto"/>
          </w:rPr>
          <w:delText>t</w:delText>
        </w:r>
        <w:r w:rsidR="001C3D33" w:rsidRPr="00EF303A" w:rsidDel="00E62F09">
          <w:rPr>
            <w:rFonts w:asciiTheme="minorHAnsi" w:hAnsiTheme="minorHAnsi" w:cstheme="minorBidi"/>
            <w:color w:val="auto"/>
          </w:rPr>
          <w:delText>wo</w:delText>
        </w:r>
        <w:r w:rsidRPr="00EF303A" w:rsidDel="00E62F09">
          <w:rPr>
            <w:rFonts w:asciiTheme="minorHAnsi" w:hAnsiTheme="minorHAnsi" w:cstheme="minorBidi"/>
            <w:color w:val="auto"/>
          </w:rPr>
          <w:delText xml:space="preserve"> main WWTP</w:delText>
        </w:r>
      </w:del>
      <w:ins w:id="99" w:author="Microsoft Office User" w:date="2019-10-22T15:42:00Z">
        <w:r w:rsidR="00E62F09">
          <w:rPr>
            <w:rFonts w:asciiTheme="minorHAnsi" w:hAnsiTheme="minorHAnsi" w:cstheme="minorBidi"/>
            <w:color w:val="auto"/>
          </w:rPr>
          <w:t>these Delta</w:t>
        </w:r>
      </w:ins>
      <w:r w:rsidRPr="00EF303A">
        <w:rPr>
          <w:rFonts w:asciiTheme="minorHAnsi" w:hAnsiTheme="minorHAnsi" w:cstheme="minorBidi"/>
          <w:color w:val="auto"/>
        </w:rPr>
        <w:t xml:space="preserve"> facilities</w:t>
      </w:r>
      <w:ins w:id="100" w:author="Microsoft Office User" w:date="2019-10-22T15:43:00Z">
        <w:r w:rsidR="00E62F09">
          <w:rPr>
            <w:rFonts w:asciiTheme="minorHAnsi" w:hAnsiTheme="minorHAnsi" w:cstheme="minorBidi"/>
            <w:color w:val="auto"/>
          </w:rPr>
          <w:t xml:space="preserve">. </w:t>
        </w:r>
      </w:ins>
      <w:del w:id="101" w:author="Microsoft Office User" w:date="2019-10-22T15:43:00Z">
        <w:r w:rsidRPr="00EF303A" w:rsidDel="00E62F09">
          <w:rPr>
            <w:rFonts w:asciiTheme="minorHAnsi" w:hAnsiTheme="minorHAnsi" w:cstheme="minorBidi"/>
            <w:color w:val="auto"/>
          </w:rPr>
          <w:delText>,</w:delText>
        </w:r>
      </w:del>
      <w:r w:rsidRPr="00EF303A">
        <w:rPr>
          <w:rFonts w:asciiTheme="minorHAnsi" w:hAnsiTheme="minorHAnsi" w:cstheme="minorBidi"/>
          <w:color w:val="auto"/>
        </w:rPr>
        <w:t xml:space="preserve"> </w:t>
      </w:r>
      <w:ins w:id="102" w:author="Microsoft Office User" w:date="2019-10-22T15:43:00Z">
        <w:r w:rsidR="00E62F09">
          <w:rPr>
            <w:rFonts w:asciiTheme="minorHAnsi" w:hAnsiTheme="minorHAnsi" w:cstheme="minorBidi"/>
            <w:color w:val="auto"/>
          </w:rPr>
          <w:t xml:space="preserve">A multi-year record of monitoring data </w:t>
        </w:r>
      </w:ins>
      <w:ins w:id="103" w:author="Microsoft Office User" w:date="2019-10-23T08:37:00Z">
        <w:r w:rsidR="00350A33">
          <w:rPr>
            <w:rFonts w:asciiTheme="minorHAnsi" w:hAnsiTheme="minorHAnsi" w:cstheme="minorBidi"/>
            <w:color w:val="auto"/>
          </w:rPr>
          <w:t>is</w:t>
        </w:r>
      </w:ins>
      <w:ins w:id="104" w:author="Microsoft Office User" w:date="2019-10-22T15:43:00Z">
        <w:r w:rsidR="00E62F09">
          <w:rPr>
            <w:rFonts w:asciiTheme="minorHAnsi" w:hAnsiTheme="minorHAnsi" w:cstheme="minorBidi"/>
            <w:color w:val="auto"/>
          </w:rPr>
          <w:t xml:space="preserve"> available for the </w:t>
        </w:r>
      </w:ins>
      <w:del w:id="105" w:author="Microsoft Office User" w:date="2019-10-22T15:43:00Z">
        <w:r w:rsidR="00953481" w:rsidRPr="00EF303A" w:rsidDel="00E62F09">
          <w:rPr>
            <w:rFonts w:asciiTheme="minorHAnsi" w:hAnsiTheme="minorHAnsi" w:cstheme="minorBidi"/>
            <w:color w:val="auto"/>
          </w:rPr>
          <w:delText xml:space="preserve">the </w:delText>
        </w:r>
        <w:r w:rsidR="007822C5" w:rsidRPr="00EF303A" w:rsidDel="00E62F09">
          <w:rPr>
            <w:rFonts w:asciiTheme="minorHAnsi" w:hAnsiTheme="minorHAnsi" w:cstheme="minorBidi"/>
            <w:color w:val="auto"/>
          </w:rPr>
          <w:delText>Regional San</w:delText>
        </w:r>
        <w:r w:rsidRPr="00EF303A" w:rsidDel="00E62F09">
          <w:rPr>
            <w:rFonts w:asciiTheme="minorHAnsi" w:hAnsiTheme="minorHAnsi" w:cstheme="minorBidi"/>
            <w:color w:val="auto"/>
          </w:rPr>
          <w:delText xml:space="preserve"> and </w:delText>
        </w:r>
        <w:r w:rsidR="00123230" w:rsidRPr="00EF303A" w:rsidDel="00E62F09">
          <w:rPr>
            <w:rFonts w:asciiTheme="minorHAnsi" w:hAnsiTheme="minorHAnsi" w:cstheme="minorBidi"/>
            <w:color w:val="auto"/>
          </w:rPr>
          <w:delText>Stockton</w:delText>
        </w:r>
        <w:r w:rsidRPr="00EF303A" w:rsidDel="00E62F09">
          <w:rPr>
            <w:rFonts w:asciiTheme="minorHAnsi" w:hAnsiTheme="minorHAnsi" w:cstheme="minorBidi"/>
            <w:color w:val="auto"/>
          </w:rPr>
          <w:delText xml:space="preserve"> </w:delText>
        </w:r>
        <w:r w:rsidR="00953481" w:rsidRPr="00EF303A" w:rsidDel="00E62F09">
          <w:rPr>
            <w:rFonts w:asciiTheme="minorHAnsi" w:hAnsiTheme="minorHAnsi" w:cstheme="minorBidi"/>
            <w:color w:val="auto"/>
          </w:rPr>
          <w:delText xml:space="preserve">facilities </w:delText>
        </w:r>
        <w:r w:rsidRPr="00EF303A" w:rsidDel="00E62F09">
          <w:rPr>
            <w:rFonts w:asciiTheme="minorHAnsi" w:hAnsiTheme="minorHAnsi" w:cstheme="minorBidi"/>
            <w:color w:val="auto"/>
          </w:rPr>
          <w:delText xml:space="preserve">respectfully </w:delText>
        </w:r>
        <w:r w:rsidR="00890CAA" w:rsidRPr="00EF303A" w:rsidDel="00E62F09">
          <w:rPr>
            <w:rFonts w:asciiTheme="minorHAnsi" w:hAnsiTheme="minorHAnsi" w:cstheme="minorBidi"/>
            <w:color w:val="auto"/>
          </w:rPr>
          <w:delText>(</w:delText>
        </w:r>
        <w:r w:rsidR="00DF4A5D" w:rsidRPr="00EF303A" w:rsidDel="00E62F09">
          <w:rPr>
            <w:rFonts w:asciiTheme="minorHAnsi" w:hAnsiTheme="minorHAnsi" w:cstheme="minorBidi"/>
            <w:color w:val="auto"/>
          </w:rPr>
          <w:delText>fig1)</w:delText>
        </w:r>
        <w:r w:rsidR="00B862C7" w:rsidRPr="00EF303A" w:rsidDel="00E62F09">
          <w:rPr>
            <w:rFonts w:asciiTheme="minorHAnsi" w:hAnsiTheme="minorHAnsi" w:cstheme="minorBidi"/>
            <w:color w:val="auto"/>
          </w:rPr>
          <w:delText>.</w:delText>
        </w:r>
        <w:r w:rsidR="00953481" w:rsidRPr="00EF303A" w:rsidDel="00E62F09">
          <w:rPr>
            <w:rFonts w:asciiTheme="minorHAnsi" w:hAnsiTheme="minorHAnsi" w:cstheme="minorBidi"/>
            <w:color w:val="auto"/>
          </w:rPr>
          <w:delText xml:space="preserve"> </w:delText>
        </w:r>
      </w:del>
      <w:ins w:id="106" w:author="Microsoft Office User" w:date="2019-10-22T15:43:00Z">
        <w:r w:rsidR="00E62F09">
          <w:rPr>
            <w:rFonts w:asciiTheme="minorHAnsi" w:hAnsiTheme="minorHAnsi" w:cstheme="minorBidi"/>
            <w:color w:val="auto"/>
          </w:rPr>
          <w:t>v</w:t>
        </w:r>
      </w:ins>
      <w:del w:id="107" w:author="Microsoft Office User" w:date="2019-10-22T15:43:00Z">
        <w:r w:rsidR="00890CAA" w:rsidRPr="00EF303A" w:rsidDel="00E62F09">
          <w:rPr>
            <w:rFonts w:asciiTheme="minorHAnsi" w:hAnsiTheme="minorHAnsi" w:cstheme="minorBidi"/>
            <w:color w:val="auto"/>
          </w:rPr>
          <w:delText>V</w:delText>
        </w:r>
      </w:del>
      <w:r w:rsidR="00890CAA" w:rsidRPr="00EF303A">
        <w:rPr>
          <w:rFonts w:asciiTheme="minorHAnsi" w:hAnsiTheme="minorHAnsi" w:cstheme="minorBidi"/>
          <w:color w:val="auto"/>
        </w:rPr>
        <w:t xml:space="preserve">arious forms of nitrogen and phosphorus </w:t>
      </w:r>
      <w:del w:id="108" w:author="Microsoft Office User" w:date="2019-10-22T15:43:00Z">
        <w:r w:rsidR="00953481" w:rsidRPr="00EF303A" w:rsidDel="00E62F09">
          <w:rPr>
            <w:rFonts w:asciiTheme="minorHAnsi" w:hAnsiTheme="minorHAnsi" w:cstheme="minorBidi"/>
            <w:color w:val="auto"/>
          </w:rPr>
          <w:delText>data from</w:delText>
        </w:r>
      </w:del>
      <w:ins w:id="109" w:author="Microsoft Office User" w:date="2019-10-22T15:43:00Z">
        <w:r w:rsidR="00E62F09">
          <w:rPr>
            <w:rFonts w:asciiTheme="minorHAnsi" w:hAnsiTheme="minorHAnsi" w:cstheme="minorBidi"/>
            <w:color w:val="auto"/>
          </w:rPr>
          <w:t>at</w:t>
        </w:r>
      </w:ins>
      <w:r w:rsidR="00953481" w:rsidRPr="00EF303A">
        <w:rPr>
          <w:rFonts w:asciiTheme="minorHAnsi" w:hAnsiTheme="minorHAnsi" w:cstheme="minorBidi"/>
          <w:color w:val="auto"/>
        </w:rPr>
        <w:t xml:space="preserve"> two</w:t>
      </w:r>
      <w:ins w:id="110" w:author="Microsoft Office User" w:date="2019-10-22T15:44:00Z">
        <w:r w:rsidR="00E62F09">
          <w:rPr>
            <w:rFonts w:asciiTheme="minorHAnsi" w:hAnsiTheme="minorHAnsi" w:cstheme="minorBidi"/>
            <w:color w:val="auto"/>
          </w:rPr>
          <w:t xml:space="preserve"> location</w:t>
        </w:r>
      </w:ins>
      <w:del w:id="111" w:author="Microsoft Office User" w:date="2019-10-22T15:43:00Z">
        <w:r w:rsidR="00953481" w:rsidRPr="00EF303A" w:rsidDel="00E62F09">
          <w:rPr>
            <w:rFonts w:asciiTheme="minorHAnsi" w:hAnsiTheme="minorHAnsi" w:cstheme="minorBidi"/>
            <w:color w:val="auto"/>
          </w:rPr>
          <w:delText xml:space="preserve"> monitoring site</w:delText>
        </w:r>
      </w:del>
      <w:r w:rsidR="00953481" w:rsidRPr="00EF303A">
        <w:rPr>
          <w:rFonts w:asciiTheme="minorHAnsi" w:hAnsiTheme="minorHAnsi" w:cstheme="minorBidi"/>
          <w:color w:val="auto"/>
        </w:rPr>
        <w:t>s, the Sacramento River at Freeport and San Joaquin River at Vernalis</w:t>
      </w:r>
      <w:ins w:id="112" w:author="Microsoft Office User" w:date="2019-10-22T15:44:00Z">
        <w:r w:rsidR="00E62F09">
          <w:rPr>
            <w:rFonts w:asciiTheme="minorHAnsi" w:hAnsiTheme="minorHAnsi" w:cstheme="minorBidi"/>
            <w:color w:val="auto"/>
          </w:rPr>
          <w:t xml:space="preserve"> (figure 1). Data are available</w:t>
        </w:r>
      </w:ins>
      <w:r w:rsidR="00953481" w:rsidRPr="00EF303A">
        <w:rPr>
          <w:rFonts w:asciiTheme="minorHAnsi" w:hAnsiTheme="minorHAnsi" w:cstheme="minorBidi"/>
          <w:color w:val="auto"/>
        </w:rPr>
        <w:t xml:space="preserve"> </w:t>
      </w:r>
      <w:del w:id="113" w:author="Microsoft Office User" w:date="2019-10-22T15:44:00Z">
        <w:r w:rsidR="00953481" w:rsidRPr="00EF303A" w:rsidDel="00D23E12">
          <w:rPr>
            <w:rFonts w:asciiTheme="minorHAnsi" w:hAnsiTheme="minorHAnsi" w:cstheme="minorBidi"/>
            <w:color w:val="auto"/>
          </w:rPr>
          <w:delText>were modeled to evaluate concentrations</w:delText>
        </w:r>
        <w:r w:rsidR="000E2F1A" w:rsidRPr="00EF303A" w:rsidDel="00D23E12">
          <w:rPr>
            <w:rFonts w:asciiTheme="minorHAnsi" w:hAnsiTheme="minorHAnsi" w:cstheme="minorBidi"/>
            <w:color w:val="auto"/>
          </w:rPr>
          <w:delText>, loads</w:delText>
        </w:r>
        <w:r w:rsidR="00D2732A" w:rsidDel="00D23E12">
          <w:rPr>
            <w:rFonts w:asciiTheme="minorHAnsi" w:hAnsiTheme="minorHAnsi" w:cstheme="minorBidi"/>
            <w:color w:val="auto"/>
          </w:rPr>
          <w:delText>,</w:delText>
        </w:r>
        <w:r w:rsidR="000E2F1A" w:rsidRPr="00EF303A" w:rsidDel="00D23E12">
          <w:rPr>
            <w:rFonts w:asciiTheme="minorHAnsi" w:hAnsiTheme="minorHAnsi" w:cstheme="minorBidi"/>
            <w:color w:val="auto"/>
          </w:rPr>
          <w:delText xml:space="preserve"> </w:delText>
        </w:r>
        <w:r w:rsidR="00890CAA" w:rsidRPr="00EF303A" w:rsidDel="00D23E12">
          <w:rPr>
            <w:rFonts w:asciiTheme="minorHAnsi" w:hAnsiTheme="minorHAnsi" w:cstheme="minorBidi"/>
            <w:color w:val="auto"/>
          </w:rPr>
          <w:delText xml:space="preserve">and </w:delText>
        </w:r>
        <w:r w:rsidR="000E2F1A" w:rsidRPr="00EF303A" w:rsidDel="00D23E12">
          <w:rPr>
            <w:rFonts w:asciiTheme="minorHAnsi" w:hAnsiTheme="minorHAnsi" w:cstheme="minorBidi"/>
            <w:color w:val="auto"/>
          </w:rPr>
          <w:delText xml:space="preserve">associated trends </w:delText>
        </w:r>
        <w:r w:rsidR="00953481" w:rsidRPr="00EF303A" w:rsidDel="00D23E12">
          <w:rPr>
            <w:rFonts w:asciiTheme="minorHAnsi" w:hAnsiTheme="minorHAnsi" w:cstheme="minorBidi"/>
            <w:color w:val="auto"/>
          </w:rPr>
          <w:delText>to the Delta</w:delText>
        </w:r>
        <w:r w:rsidR="00890CAA" w:rsidRPr="00EF303A" w:rsidDel="00D23E12">
          <w:rPr>
            <w:rFonts w:asciiTheme="minorHAnsi" w:hAnsiTheme="minorHAnsi" w:cstheme="minorBidi"/>
            <w:color w:val="auto"/>
          </w:rPr>
          <w:delText xml:space="preserve"> </w:delText>
        </w:r>
      </w:del>
      <w:r w:rsidR="00890CAA" w:rsidRPr="00EF303A">
        <w:rPr>
          <w:rFonts w:asciiTheme="minorHAnsi" w:hAnsiTheme="minorHAnsi" w:cstheme="minorBidi"/>
          <w:color w:val="auto"/>
        </w:rPr>
        <w:t xml:space="preserve">for the 1975 to 2019 period. </w:t>
      </w:r>
      <w:r w:rsidR="00D2732A">
        <w:rPr>
          <w:rFonts w:asciiTheme="minorHAnsi" w:hAnsiTheme="minorHAnsi" w:cstheme="minorBidi"/>
          <w:color w:val="auto"/>
        </w:rPr>
        <w:t xml:space="preserve">Data from these two sites will be </w:t>
      </w:r>
      <w:r w:rsidR="00D2732A" w:rsidRPr="003E3A3B">
        <w:rPr>
          <w:rFonts w:asciiTheme="minorHAnsi" w:hAnsiTheme="minorHAnsi" w:cstheme="minorBidi"/>
          <w:color w:val="auto"/>
        </w:rPr>
        <w:t xml:space="preserve">used to evaluate historical nutrients specific sources, spatial distribution, and transport of nutrients to the Delta from the upstream portion of the two watersheds. </w:t>
      </w:r>
      <w:ins w:id="114" w:author="Microsoft Office User" w:date="2019-10-22T15:44:00Z">
        <w:r w:rsidR="00D23E12">
          <w:rPr>
            <w:rFonts w:asciiTheme="minorHAnsi" w:hAnsiTheme="minorHAnsi" w:cstheme="minorBidi"/>
            <w:color w:val="auto"/>
          </w:rPr>
          <w:t xml:space="preserve">The long term record of </w:t>
        </w:r>
      </w:ins>
      <w:ins w:id="115" w:author="Microsoft Office User" w:date="2019-10-23T08:38:00Z">
        <w:r w:rsidR="00350A33">
          <w:rPr>
            <w:rFonts w:asciiTheme="minorHAnsi" w:hAnsiTheme="minorHAnsi" w:cstheme="minorBidi"/>
            <w:color w:val="auto"/>
          </w:rPr>
          <w:t xml:space="preserve">discrete </w:t>
        </w:r>
      </w:ins>
      <w:ins w:id="116" w:author="Microsoft Office User" w:date="2019-10-22T15:45:00Z">
        <w:r w:rsidR="00D23E12">
          <w:rPr>
            <w:rFonts w:asciiTheme="minorHAnsi" w:hAnsiTheme="minorHAnsi" w:cstheme="minorBidi"/>
            <w:color w:val="auto"/>
          </w:rPr>
          <w:t>data collection will be supplemented with a smaller record of high frequency monitoring for nitrate at the Sacramento River at Freeport site.  High frequency monitoring is accomplished with a sensor placed in the river that collects a measurement at 15 min</w:t>
        </w:r>
      </w:ins>
      <w:ins w:id="117" w:author="Microsoft Office User" w:date="2019-10-22T15:46:00Z">
        <w:r w:rsidR="00D23E12">
          <w:rPr>
            <w:rFonts w:asciiTheme="minorHAnsi" w:hAnsiTheme="minorHAnsi" w:cstheme="minorBidi"/>
            <w:color w:val="auto"/>
          </w:rPr>
          <w:t xml:space="preserve">ute intervals.  </w:t>
        </w:r>
      </w:ins>
      <w:del w:id="118" w:author="Microsoft Office User" w:date="2019-10-22T15:46:00Z">
        <w:r w:rsidR="00D2732A" w:rsidRPr="003E3A3B" w:rsidDel="00D23E12">
          <w:rPr>
            <w:rFonts w:asciiTheme="minorHAnsi" w:hAnsiTheme="minorHAnsi" w:cstheme="minorBidi"/>
            <w:color w:val="auto"/>
          </w:rPr>
          <w:delText>This time period</w:delText>
        </w:r>
      </w:del>
      <w:ins w:id="119" w:author="Microsoft Office User" w:date="2019-10-22T15:46:00Z">
        <w:r w:rsidR="00D23E12">
          <w:rPr>
            <w:rFonts w:asciiTheme="minorHAnsi" w:hAnsiTheme="minorHAnsi" w:cstheme="minorBidi"/>
            <w:color w:val="auto"/>
          </w:rPr>
          <w:t xml:space="preserve">The longer record of discrete sampling </w:t>
        </w:r>
      </w:ins>
      <w:del w:id="120" w:author="Microsoft Office User" w:date="2019-10-22T15:46:00Z">
        <w:r w:rsidR="00D2732A" w:rsidRPr="003E3A3B" w:rsidDel="00D23E12">
          <w:rPr>
            <w:rFonts w:asciiTheme="minorHAnsi" w:hAnsiTheme="minorHAnsi" w:cstheme="minorBidi"/>
            <w:color w:val="auto"/>
          </w:rPr>
          <w:delText xml:space="preserve"> will </w:delText>
        </w:r>
      </w:del>
      <w:r w:rsidR="00D2732A" w:rsidRPr="003E3A3B">
        <w:rPr>
          <w:rFonts w:asciiTheme="minorHAnsi" w:hAnsiTheme="minorHAnsi" w:cstheme="minorBidi"/>
          <w:color w:val="auto"/>
        </w:rPr>
        <w:t>capture</w:t>
      </w:r>
      <w:ins w:id="121" w:author="Microsoft Office User" w:date="2019-10-22T15:46:00Z">
        <w:r w:rsidR="00D23E12">
          <w:rPr>
            <w:rFonts w:asciiTheme="minorHAnsi" w:hAnsiTheme="minorHAnsi" w:cstheme="minorBidi"/>
            <w:color w:val="auto"/>
          </w:rPr>
          <w:t>s</w:t>
        </w:r>
      </w:ins>
      <w:r w:rsidR="00D2732A" w:rsidRPr="003E3A3B">
        <w:rPr>
          <w:rFonts w:asciiTheme="minorHAnsi" w:hAnsiTheme="minorHAnsi" w:cstheme="minorBidi"/>
          <w:color w:val="auto"/>
        </w:rPr>
        <w:t xml:space="preserve"> </w:t>
      </w:r>
      <w:del w:id="122" w:author="Microsoft Office User" w:date="2019-10-22T15:46:00Z">
        <w:r w:rsidR="00325406" w:rsidDel="00D23E12">
          <w:rPr>
            <w:rFonts w:asciiTheme="minorHAnsi" w:hAnsiTheme="minorHAnsi" w:cstheme="minorBidi"/>
            <w:color w:val="auto"/>
          </w:rPr>
          <w:delText xml:space="preserve">extrema </w:delText>
        </w:r>
      </w:del>
      <w:ins w:id="123" w:author="Microsoft Office User" w:date="2019-10-22T15:46:00Z">
        <w:r w:rsidR="00D23E12">
          <w:rPr>
            <w:rFonts w:asciiTheme="minorHAnsi" w:hAnsiTheme="minorHAnsi" w:cstheme="minorBidi"/>
            <w:color w:val="auto"/>
          </w:rPr>
          <w:t xml:space="preserve">various </w:t>
        </w:r>
      </w:ins>
      <w:r w:rsidR="00325406">
        <w:rPr>
          <w:rFonts w:asciiTheme="minorHAnsi" w:hAnsiTheme="minorHAnsi" w:cstheme="minorBidi"/>
          <w:color w:val="auto"/>
        </w:rPr>
        <w:t xml:space="preserve">weather conditions </w:t>
      </w:r>
      <w:del w:id="124" w:author="Microsoft Office User" w:date="2019-10-22T15:46:00Z">
        <w:r w:rsidR="00D2732A" w:rsidRPr="003E3A3B" w:rsidDel="00D23E12">
          <w:rPr>
            <w:rFonts w:asciiTheme="minorHAnsi" w:hAnsiTheme="minorHAnsi" w:cstheme="minorBidi"/>
            <w:color w:val="auto"/>
          </w:rPr>
          <w:delText>transition</w:delText>
        </w:r>
        <w:r w:rsidR="001509C4" w:rsidDel="00D23E12">
          <w:rPr>
            <w:rFonts w:asciiTheme="minorHAnsi" w:hAnsiTheme="minorHAnsi" w:cstheme="minorBidi"/>
            <w:color w:val="auto"/>
          </w:rPr>
          <w:delText>ing</w:delText>
        </w:r>
        <w:r w:rsidR="00D2732A" w:rsidRPr="003E3A3B" w:rsidDel="00D23E12">
          <w:rPr>
            <w:rFonts w:asciiTheme="minorHAnsi" w:hAnsiTheme="minorHAnsi" w:cstheme="minorBidi"/>
            <w:color w:val="auto"/>
          </w:rPr>
          <w:delText xml:space="preserve"> from</w:delText>
        </w:r>
      </w:del>
      <w:ins w:id="125" w:author="Microsoft Office User" w:date="2019-10-22T15:46:00Z">
        <w:r w:rsidR="00D23E12">
          <w:rPr>
            <w:rFonts w:asciiTheme="minorHAnsi" w:hAnsiTheme="minorHAnsi" w:cstheme="minorBidi"/>
            <w:color w:val="auto"/>
          </w:rPr>
          <w:t>including</w:t>
        </w:r>
      </w:ins>
      <w:r w:rsidR="00D2732A" w:rsidRPr="003E3A3B">
        <w:rPr>
          <w:rFonts w:asciiTheme="minorHAnsi" w:hAnsiTheme="minorHAnsi" w:cstheme="minorBidi"/>
          <w:color w:val="auto"/>
        </w:rPr>
        <w:t xml:space="preserve"> wet years (1997)</w:t>
      </w:r>
      <w:ins w:id="126" w:author="Microsoft Office User" w:date="2019-10-22T15:46:00Z">
        <w:r w:rsidR="00D23E12">
          <w:rPr>
            <w:rFonts w:asciiTheme="minorHAnsi" w:hAnsiTheme="minorHAnsi" w:cstheme="minorBidi"/>
            <w:color w:val="auto"/>
          </w:rPr>
          <w:t xml:space="preserve"> and </w:t>
        </w:r>
      </w:ins>
      <w:del w:id="127" w:author="Microsoft Office User" w:date="2019-10-22T15:46:00Z">
        <w:r w:rsidR="00D2732A" w:rsidRPr="003E3A3B" w:rsidDel="00D23E12">
          <w:rPr>
            <w:rFonts w:asciiTheme="minorHAnsi" w:hAnsiTheme="minorHAnsi" w:cstheme="minorBidi"/>
            <w:color w:val="auto"/>
          </w:rPr>
          <w:delText xml:space="preserve"> through </w:delText>
        </w:r>
      </w:del>
      <w:r w:rsidR="00D2732A" w:rsidRPr="003E3A3B">
        <w:rPr>
          <w:rFonts w:asciiTheme="minorHAnsi" w:hAnsiTheme="minorHAnsi" w:cstheme="minorBidi"/>
          <w:color w:val="auto"/>
        </w:rPr>
        <w:t xml:space="preserve">drought years (2012-2016). Trend estimation </w:t>
      </w:r>
      <w:del w:id="128" w:author="Microsoft Office User" w:date="2019-10-30T08:23:00Z">
        <w:r w:rsidR="00D2732A" w:rsidRPr="003E3A3B" w:rsidDel="004648D9">
          <w:rPr>
            <w:rFonts w:asciiTheme="minorHAnsi" w:hAnsiTheme="minorHAnsi" w:cstheme="minorBidi"/>
            <w:color w:val="auto"/>
          </w:rPr>
          <w:delText>will include</w:delText>
        </w:r>
      </w:del>
      <w:ins w:id="129" w:author="Microsoft Office User" w:date="2019-10-30T08:23:00Z">
        <w:r w:rsidR="004648D9">
          <w:rPr>
            <w:rFonts w:asciiTheme="minorHAnsi" w:hAnsiTheme="minorHAnsi" w:cstheme="minorBidi"/>
            <w:color w:val="auto"/>
          </w:rPr>
          <w:t>was completed for</w:t>
        </w:r>
      </w:ins>
      <w:ins w:id="130" w:author="Microsoft Office User" w:date="2019-10-22T15:47:00Z">
        <w:r w:rsidR="00D23E12">
          <w:rPr>
            <w:rFonts w:asciiTheme="minorHAnsi" w:hAnsiTheme="minorHAnsi" w:cstheme="minorBidi"/>
            <w:color w:val="auto"/>
          </w:rPr>
          <w:t xml:space="preserve"> Kjeldahl nitrogen,</w:t>
        </w:r>
      </w:ins>
      <w:r w:rsidR="00D2732A" w:rsidRPr="003E3A3B">
        <w:rPr>
          <w:rFonts w:asciiTheme="minorHAnsi" w:hAnsiTheme="minorHAnsi" w:cstheme="minorBidi"/>
          <w:color w:val="auto"/>
        </w:rPr>
        <w:t xml:space="preserve"> total nitrogen</w:t>
      </w:r>
      <w:r w:rsidR="00325406">
        <w:rPr>
          <w:rFonts w:asciiTheme="minorHAnsi" w:hAnsiTheme="minorHAnsi" w:cstheme="minorBidi"/>
          <w:color w:val="auto"/>
        </w:rPr>
        <w:t xml:space="preserve"> (TN)</w:t>
      </w:r>
      <w:r w:rsidR="00D2732A" w:rsidRPr="003E3A3B">
        <w:rPr>
          <w:rFonts w:asciiTheme="minorHAnsi" w:hAnsiTheme="minorHAnsi" w:cstheme="minorBidi"/>
          <w:color w:val="auto"/>
        </w:rPr>
        <w:t>, nitrate (NO</w:t>
      </w:r>
      <w:r w:rsidR="00D2732A" w:rsidRPr="00D23E12">
        <w:rPr>
          <w:rFonts w:asciiTheme="minorHAnsi" w:hAnsiTheme="minorHAnsi" w:cstheme="minorBidi"/>
          <w:color w:val="auto"/>
          <w:vertAlign w:val="subscript"/>
          <w:rPrChange w:id="131" w:author="Microsoft Office User" w:date="2019-10-22T15:47:00Z">
            <w:rPr>
              <w:rFonts w:asciiTheme="minorHAnsi" w:hAnsiTheme="minorHAnsi" w:cstheme="minorBidi"/>
              <w:color w:val="auto"/>
            </w:rPr>
          </w:rPrChange>
        </w:rPr>
        <w:t>3</w:t>
      </w:r>
      <w:r w:rsidR="00D2732A" w:rsidRPr="003E3A3B">
        <w:rPr>
          <w:rFonts w:asciiTheme="minorHAnsi" w:hAnsiTheme="minorHAnsi" w:cstheme="minorBidi"/>
          <w:color w:val="auto"/>
        </w:rPr>
        <w:t xml:space="preserve">), </w:t>
      </w:r>
      <w:r w:rsidR="003119BA">
        <w:t>a</w:t>
      </w:r>
      <w:r w:rsidR="003119BA" w:rsidRPr="00933A14">
        <w:t>mmonium</w:t>
      </w:r>
      <w:r w:rsidR="00D2732A" w:rsidRPr="003E3A3B">
        <w:rPr>
          <w:rFonts w:asciiTheme="minorHAnsi" w:hAnsiTheme="minorHAnsi" w:cstheme="minorBidi"/>
          <w:color w:val="auto"/>
        </w:rPr>
        <w:t xml:space="preserve"> (NH</w:t>
      </w:r>
      <w:r w:rsidR="00325406" w:rsidRPr="00D23E12">
        <w:rPr>
          <w:rFonts w:asciiTheme="minorHAnsi" w:hAnsiTheme="minorHAnsi" w:cstheme="minorBidi"/>
          <w:color w:val="auto"/>
          <w:vertAlign w:val="subscript"/>
          <w:rPrChange w:id="132" w:author="Microsoft Office User" w:date="2019-10-22T15:47:00Z">
            <w:rPr>
              <w:rFonts w:asciiTheme="minorHAnsi" w:hAnsiTheme="minorHAnsi" w:cstheme="minorBidi"/>
              <w:color w:val="auto"/>
            </w:rPr>
          </w:rPrChange>
        </w:rPr>
        <w:t>4</w:t>
      </w:r>
      <w:r w:rsidR="00D2732A" w:rsidRPr="003E3A3B">
        <w:rPr>
          <w:rFonts w:asciiTheme="minorHAnsi" w:hAnsiTheme="minorHAnsi" w:cstheme="minorBidi"/>
          <w:color w:val="auto"/>
        </w:rPr>
        <w:t>), orthophosphate (</w:t>
      </w:r>
      <w:r w:rsidR="00325406">
        <w:rPr>
          <w:rFonts w:asciiTheme="minorHAnsi" w:hAnsiTheme="minorHAnsi" w:cstheme="minorBidi"/>
          <w:color w:val="auto"/>
        </w:rPr>
        <w:t>OP</w:t>
      </w:r>
      <w:r w:rsidR="00D2732A" w:rsidRPr="003E3A3B">
        <w:rPr>
          <w:rFonts w:asciiTheme="minorHAnsi" w:hAnsiTheme="minorHAnsi" w:cstheme="minorBidi"/>
          <w:color w:val="auto"/>
        </w:rPr>
        <w:t xml:space="preserve">) and total phosphorus </w:t>
      </w:r>
      <w:r w:rsidR="00325406">
        <w:rPr>
          <w:rFonts w:asciiTheme="minorHAnsi" w:hAnsiTheme="minorHAnsi" w:cstheme="minorBidi"/>
          <w:color w:val="auto"/>
        </w:rPr>
        <w:t xml:space="preserve">(TP) </w:t>
      </w:r>
      <w:r w:rsidR="00D2732A" w:rsidRPr="003E3A3B">
        <w:rPr>
          <w:rFonts w:asciiTheme="minorHAnsi" w:hAnsiTheme="minorHAnsi" w:cstheme="minorBidi"/>
          <w:color w:val="auto"/>
        </w:rPr>
        <w:t>allowing managers to understand the watershed contribution of various forms of bioavailable nutrients</w:t>
      </w:r>
      <w:ins w:id="133" w:author="Microsoft Office User" w:date="2019-10-23T08:39:00Z">
        <w:r w:rsidR="00350A33">
          <w:rPr>
            <w:rFonts w:asciiTheme="minorHAnsi" w:hAnsiTheme="minorHAnsi" w:cstheme="minorBidi"/>
            <w:color w:val="auto"/>
          </w:rPr>
          <w:t>, as these enter the Delta and provide the nutrients for aquatic food webs</w:t>
        </w:r>
      </w:ins>
      <w:r w:rsidR="00D2732A" w:rsidRPr="003E3A3B">
        <w:rPr>
          <w:rFonts w:asciiTheme="minorHAnsi" w:hAnsiTheme="minorHAnsi" w:cstheme="minorBidi"/>
          <w:color w:val="auto"/>
        </w:rPr>
        <w:t>.</w:t>
      </w:r>
      <w:r w:rsidR="001509C4">
        <w:rPr>
          <w:rFonts w:asciiTheme="minorHAnsi" w:hAnsiTheme="minorHAnsi" w:cstheme="minorBidi"/>
          <w:color w:val="auto"/>
        </w:rPr>
        <w:t xml:space="preserve"> </w:t>
      </w:r>
      <w:del w:id="134" w:author="Microsoft Office User" w:date="2019-10-22T15:47:00Z">
        <w:r w:rsidR="00325406" w:rsidRPr="001509C4" w:rsidDel="00D23E12">
          <w:rPr>
            <w:rFonts w:asciiTheme="minorHAnsi" w:hAnsiTheme="minorHAnsi" w:cstheme="minorBidi"/>
            <w:color w:val="auto"/>
          </w:rPr>
          <w:delText>R</w:delText>
        </w:r>
        <w:r w:rsidR="002A6729" w:rsidRPr="001509C4" w:rsidDel="00D23E12">
          <w:rPr>
            <w:rFonts w:asciiTheme="minorHAnsi" w:hAnsiTheme="minorHAnsi" w:cstheme="minorBidi"/>
            <w:color w:val="auto"/>
          </w:rPr>
          <w:delText xml:space="preserve">esults from this </w:delText>
        </w:r>
        <w:r w:rsidR="00325406" w:rsidRPr="001509C4" w:rsidDel="00D23E12">
          <w:rPr>
            <w:rFonts w:asciiTheme="minorHAnsi" w:hAnsiTheme="minorHAnsi" w:cstheme="minorBidi"/>
            <w:color w:val="auto"/>
          </w:rPr>
          <w:delText>analyses will</w:delText>
        </w:r>
        <w:r w:rsidR="002A6729" w:rsidRPr="001509C4" w:rsidDel="00D23E12">
          <w:rPr>
            <w:rFonts w:asciiTheme="minorHAnsi" w:hAnsiTheme="minorHAnsi" w:cstheme="minorBidi"/>
            <w:color w:val="auto"/>
          </w:rPr>
          <w:delText xml:space="preserve"> provide increased understanding</w:delText>
        </w:r>
        <w:r w:rsidR="00325406" w:rsidRPr="001509C4" w:rsidDel="00D23E12">
          <w:rPr>
            <w:rFonts w:asciiTheme="minorHAnsi" w:hAnsiTheme="minorHAnsi" w:cstheme="minorBidi"/>
            <w:color w:val="auto"/>
          </w:rPr>
          <w:delText xml:space="preserve"> </w:delText>
        </w:r>
        <w:r w:rsidR="002A6729" w:rsidRPr="001509C4" w:rsidDel="00D23E12">
          <w:rPr>
            <w:rFonts w:asciiTheme="minorHAnsi" w:hAnsiTheme="minorHAnsi" w:cstheme="minorBidi"/>
            <w:color w:val="auto"/>
          </w:rPr>
          <w:delText xml:space="preserve">of the relative influences of </w:delText>
        </w:r>
        <w:r w:rsidR="00325406" w:rsidRPr="001509C4" w:rsidDel="00D23E12">
          <w:rPr>
            <w:rFonts w:asciiTheme="minorHAnsi" w:hAnsiTheme="minorHAnsi" w:cstheme="minorBidi"/>
            <w:color w:val="auto"/>
          </w:rPr>
          <w:delText xml:space="preserve">the facility update on </w:delText>
        </w:r>
        <w:r w:rsidR="002A6729" w:rsidRPr="00325406" w:rsidDel="00D23E12">
          <w:rPr>
            <w:rFonts w:asciiTheme="minorHAnsi" w:hAnsiTheme="minorHAnsi" w:cstheme="minorBidi"/>
            <w:color w:val="auto"/>
          </w:rPr>
          <w:delText xml:space="preserve">water-quality </w:delText>
        </w:r>
        <w:r w:rsidR="00325406" w:rsidRPr="001509C4" w:rsidDel="00D23E12">
          <w:rPr>
            <w:rFonts w:asciiTheme="minorHAnsi" w:hAnsiTheme="minorHAnsi" w:cstheme="minorBidi"/>
            <w:color w:val="auto"/>
          </w:rPr>
          <w:delText>in the Delta</w:delText>
        </w:r>
        <w:r w:rsidR="002A6729" w:rsidRPr="00325406" w:rsidDel="00D23E12">
          <w:rPr>
            <w:rFonts w:asciiTheme="minorHAnsi" w:hAnsiTheme="minorHAnsi" w:cstheme="minorBidi"/>
            <w:color w:val="auto"/>
          </w:rPr>
          <w:delText>.</w:delText>
        </w:r>
      </w:del>
    </w:p>
    <w:p w14:paraId="5311519E" w14:textId="5A750F0F" w:rsidR="006643E2" w:rsidRDefault="006643E2" w:rsidP="001509C4">
      <w:pPr>
        <w:pStyle w:val="Default"/>
        <w:rPr>
          <w:ins w:id="135" w:author="Microsoft Office User" w:date="2019-10-29T08:48:00Z"/>
          <w:rFonts w:asciiTheme="minorHAnsi" w:hAnsiTheme="minorHAnsi" w:cstheme="minorBidi"/>
          <w:color w:val="auto"/>
        </w:rPr>
      </w:pPr>
    </w:p>
    <w:p w14:paraId="57CFAB88" w14:textId="34BFB2BF" w:rsidR="006643E2" w:rsidRPr="003E3A3B" w:rsidRDefault="006643E2" w:rsidP="001509C4">
      <w:pPr>
        <w:pStyle w:val="Default"/>
        <w:rPr>
          <w:rFonts w:asciiTheme="minorHAnsi" w:hAnsiTheme="minorHAnsi" w:cstheme="minorBidi"/>
          <w:color w:val="auto"/>
        </w:rPr>
      </w:pPr>
      <w:ins w:id="136" w:author="Microsoft Office User" w:date="2019-10-29T08:48:00Z">
        <w:r>
          <w:rPr>
            <w:rFonts w:asciiTheme="minorHAnsi" w:hAnsiTheme="minorHAnsi" w:cstheme="minorBidi"/>
            <w:color w:val="auto"/>
          </w:rPr>
          <w:tab/>
        </w:r>
      </w:ins>
      <w:ins w:id="137" w:author="Microsoft Office User" w:date="2019-10-29T08:49:00Z">
        <w:r>
          <w:rPr>
            <w:rFonts w:asciiTheme="minorHAnsi" w:hAnsiTheme="minorHAnsi" w:cstheme="minorBidi"/>
            <w:color w:val="auto"/>
          </w:rPr>
          <w:t>Nutrient trends in the estuary and inflow streams to the Delta have been reported on by Beck et al, 2018, and Sch</w:t>
        </w:r>
      </w:ins>
      <w:ins w:id="138" w:author="Microsoft Office User" w:date="2019-10-29T08:51:00Z">
        <w:r w:rsidR="008B1007">
          <w:rPr>
            <w:rFonts w:asciiTheme="minorHAnsi" w:hAnsiTheme="minorHAnsi" w:cstheme="minorBidi"/>
            <w:color w:val="auto"/>
          </w:rPr>
          <w:t xml:space="preserve">legel and Domagalski (2015).  </w:t>
        </w:r>
      </w:ins>
      <w:ins w:id="139" w:author="Microsoft Office User" w:date="2019-10-29T09:01:00Z">
        <w:r w:rsidR="00C67E08">
          <w:rPr>
            <w:rFonts w:asciiTheme="minorHAnsi" w:hAnsiTheme="minorHAnsi" w:cstheme="minorBidi"/>
            <w:color w:val="auto"/>
          </w:rPr>
          <w:t>Beck et al., 2018 discussed trends in nitrate</w:t>
        </w:r>
      </w:ins>
      <w:ins w:id="140" w:author="Microsoft Office User" w:date="2019-10-29T09:13:00Z">
        <w:r w:rsidR="0092049D">
          <w:rPr>
            <w:rFonts w:asciiTheme="minorHAnsi" w:hAnsiTheme="minorHAnsi" w:cstheme="minorBidi"/>
            <w:color w:val="auto"/>
          </w:rPr>
          <w:t xml:space="preserve">, </w:t>
        </w:r>
      </w:ins>
      <w:ins w:id="141" w:author="Microsoft Office User" w:date="2019-10-29T09:01:00Z">
        <w:r w:rsidR="00C67E08">
          <w:rPr>
            <w:rFonts w:asciiTheme="minorHAnsi" w:hAnsiTheme="minorHAnsi" w:cstheme="minorBidi"/>
            <w:color w:val="auto"/>
          </w:rPr>
          <w:t>ammonium</w:t>
        </w:r>
      </w:ins>
      <w:ins w:id="142" w:author="Microsoft Office User" w:date="2019-10-29T09:13:00Z">
        <w:r w:rsidR="0092049D">
          <w:rPr>
            <w:rFonts w:asciiTheme="minorHAnsi" w:hAnsiTheme="minorHAnsi" w:cstheme="minorBidi"/>
            <w:color w:val="auto"/>
          </w:rPr>
          <w:t xml:space="preserve"> and silica</w:t>
        </w:r>
      </w:ins>
      <w:ins w:id="143" w:author="Microsoft Office User" w:date="2019-10-29T09:01:00Z">
        <w:r w:rsidR="00C67E08">
          <w:rPr>
            <w:rFonts w:asciiTheme="minorHAnsi" w:hAnsiTheme="minorHAnsi" w:cstheme="minorBidi"/>
            <w:color w:val="auto"/>
          </w:rPr>
          <w:t xml:space="preserve"> at the two sites of this study and also wi</w:t>
        </w:r>
      </w:ins>
      <w:ins w:id="144" w:author="Microsoft Office User" w:date="2019-10-29T09:02:00Z">
        <w:r w:rsidR="00C67E08">
          <w:rPr>
            <w:rFonts w:asciiTheme="minorHAnsi" w:hAnsiTheme="minorHAnsi" w:cstheme="minorBidi"/>
            <w:color w:val="auto"/>
          </w:rPr>
          <w:t>thin the estuary up to the time period of 2013</w:t>
        </w:r>
      </w:ins>
      <w:ins w:id="145" w:author="Microsoft Office User" w:date="2019-10-29T09:04:00Z">
        <w:r w:rsidR="00C67E08">
          <w:rPr>
            <w:rFonts w:asciiTheme="minorHAnsi" w:hAnsiTheme="minorHAnsi" w:cstheme="minorBidi"/>
            <w:color w:val="auto"/>
          </w:rPr>
          <w:t xml:space="preserve">.  </w:t>
        </w:r>
      </w:ins>
      <w:ins w:id="146" w:author="Microsoft Office User" w:date="2019-10-29T09:02:00Z">
        <w:r w:rsidR="00C67E08">
          <w:rPr>
            <w:rFonts w:asciiTheme="minorHAnsi" w:hAnsiTheme="minorHAnsi" w:cstheme="minorBidi"/>
            <w:color w:val="auto"/>
          </w:rPr>
          <w:t>Schlegel and Domagalski (2015)</w:t>
        </w:r>
      </w:ins>
      <w:ins w:id="147" w:author="Microsoft Office User" w:date="2019-10-29T09:04:00Z">
        <w:r w:rsidR="00C67E08">
          <w:rPr>
            <w:rFonts w:asciiTheme="minorHAnsi" w:hAnsiTheme="minorHAnsi" w:cstheme="minorBidi"/>
            <w:color w:val="auto"/>
          </w:rPr>
          <w:t xml:space="preserve"> also discussed trends up to 2013 for total nitrogen, ammonium, nitrate, and total phosphorus</w:t>
        </w:r>
      </w:ins>
      <w:ins w:id="148" w:author="Microsoft Office User" w:date="2019-10-29T09:05:00Z">
        <w:r w:rsidR="00E13438">
          <w:rPr>
            <w:rFonts w:asciiTheme="minorHAnsi" w:hAnsiTheme="minorHAnsi" w:cstheme="minorBidi"/>
            <w:color w:val="auto"/>
          </w:rPr>
          <w:t xml:space="preserve"> for the two sites of this study and also for upstream sites in both the Sacramento and San Joaquin Rivers. </w:t>
        </w:r>
      </w:ins>
      <w:ins w:id="149" w:author="Microsoft Office User" w:date="2019-10-29T09:13:00Z">
        <w:r w:rsidR="0092049D">
          <w:rPr>
            <w:rFonts w:asciiTheme="minorHAnsi" w:hAnsiTheme="minorHAnsi" w:cstheme="minorBidi"/>
            <w:color w:val="auto"/>
          </w:rPr>
          <w:t xml:space="preserve"> This study expands on the previous investigations by extending the stu</w:t>
        </w:r>
      </w:ins>
      <w:ins w:id="150" w:author="Microsoft Office User" w:date="2019-10-29T09:14:00Z">
        <w:r w:rsidR="0092049D">
          <w:rPr>
            <w:rFonts w:asciiTheme="minorHAnsi" w:hAnsiTheme="minorHAnsi" w:cstheme="minorBidi"/>
            <w:color w:val="auto"/>
          </w:rPr>
          <w:t xml:space="preserve">dy period to </w:t>
        </w:r>
        <w:r w:rsidR="00E95437">
          <w:rPr>
            <w:rFonts w:asciiTheme="minorHAnsi" w:hAnsiTheme="minorHAnsi" w:cstheme="minorBidi"/>
            <w:color w:val="auto"/>
          </w:rPr>
          <w:t xml:space="preserve">2019, by including the previously modeled nutrients and </w:t>
        </w:r>
      </w:ins>
      <w:ins w:id="151" w:author="Microsoft Office User" w:date="2019-10-29T09:15:00Z">
        <w:r w:rsidR="00E95437">
          <w:rPr>
            <w:rFonts w:asciiTheme="minorHAnsi" w:hAnsiTheme="minorHAnsi" w:cstheme="minorBidi"/>
            <w:color w:val="auto"/>
          </w:rPr>
          <w:t xml:space="preserve">bioavailable orthophosphate, and an examination of watershed sources of total nitrogen and total phosphorus. </w:t>
        </w:r>
      </w:ins>
    </w:p>
    <w:p w14:paraId="79EF4D4A" w14:textId="1D50713A" w:rsidR="008C0DC3" w:rsidRDefault="003D25DD" w:rsidP="008C0DC3">
      <w:pPr>
        <w:rPr>
          <w:ins w:id="152" w:author="Microsoft Office User" w:date="2019-10-21T12:52:00Z"/>
        </w:rPr>
      </w:pPr>
      <w:r>
        <w:rPr>
          <w:noProof/>
        </w:rPr>
        <w:lastRenderedPageBreak/>
        <w:drawing>
          <wp:inline distT="0" distB="0" distL="0" distR="0" wp14:anchorId="5661F980" wp14:editId="582FC607">
            <wp:extent cx="4014651" cy="5195431"/>
            <wp:effectExtent l="0" t="0" r="508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1_map.png"/>
                    <pic:cNvPicPr/>
                  </pic:nvPicPr>
                  <pic:blipFill>
                    <a:blip r:embed="rId8">
                      <a:extLst>
                        <a:ext uri="{28A0092B-C50C-407E-A947-70E740481C1C}">
                          <a14:useLocalDpi xmlns:a14="http://schemas.microsoft.com/office/drawing/2010/main" val="0"/>
                        </a:ext>
                      </a:extLst>
                    </a:blip>
                    <a:stretch>
                      <a:fillRect/>
                    </a:stretch>
                  </pic:blipFill>
                  <pic:spPr>
                    <a:xfrm>
                      <a:off x="0" y="0"/>
                      <a:ext cx="4052498" cy="5244410"/>
                    </a:xfrm>
                    <a:prstGeom prst="rect">
                      <a:avLst/>
                    </a:prstGeom>
                  </pic:spPr>
                </pic:pic>
              </a:graphicData>
            </a:graphic>
          </wp:inline>
        </w:drawing>
      </w:r>
    </w:p>
    <w:p w14:paraId="321487E0" w14:textId="5FBAB26E" w:rsidR="00435850" w:rsidRDefault="00435850" w:rsidP="008C0DC3">
      <w:ins w:id="153" w:author="Microsoft Office User" w:date="2019-10-21T12:52:00Z">
        <w:r>
          <w:t>Figure 1. Location of sampling sites, geographic extent of the Sacramento and San Joaquin River watersheds a</w:t>
        </w:r>
      </w:ins>
      <w:ins w:id="154" w:author="Microsoft Office User" w:date="2019-10-21T12:53:00Z">
        <w:r w:rsidR="00024A35">
          <w:t>nd locations of selected wastewater treatment plants</w:t>
        </w:r>
      </w:ins>
    </w:p>
    <w:p w14:paraId="6286A745" w14:textId="3F2F86BA" w:rsidR="008C0DC3" w:rsidRDefault="0064134F" w:rsidP="0064134F">
      <w:pPr>
        <w:pStyle w:val="Heading1"/>
        <w:rPr>
          <w:ins w:id="155" w:author="Microsoft Office User" w:date="2019-10-21T12:51:00Z"/>
          <w:b/>
        </w:rPr>
      </w:pPr>
      <w:del w:id="156" w:author="Microsoft Office User" w:date="2019-10-21T12:52:00Z">
        <w:r w:rsidRPr="00335FF3" w:rsidDel="00435850">
          <w:rPr>
            <w:b/>
          </w:rPr>
          <w:delText xml:space="preserve">Location and </w:delText>
        </w:r>
        <w:r w:rsidR="00424AD5" w:rsidRPr="00335FF3" w:rsidDel="00435850">
          <w:rPr>
            <w:b/>
          </w:rPr>
          <w:delText>Data Source</w:delText>
        </w:r>
        <w:r w:rsidRPr="00335FF3" w:rsidDel="00435850">
          <w:rPr>
            <w:b/>
          </w:rPr>
          <w:delText>s</w:delText>
        </w:r>
      </w:del>
      <w:ins w:id="157" w:author="Microsoft Office User" w:date="2019-10-21T12:52:00Z">
        <w:r w:rsidR="00435850">
          <w:rPr>
            <w:b/>
          </w:rPr>
          <w:t>Study area and Data Sources</w:t>
        </w:r>
      </w:ins>
    </w:p>
    <w:p w14:paraId="254C1D92" w14:textId="77777777" w:rsidR="00435850" w:rsidRPr="00435850" w:rsidDel="00435850" w:rsidRDefault="00435850">
      <w:pPr>
        <w:rPr>
          <w:del w:id="158" w:author="Microsoft Office User" w:date="2019-10-21T12:51:00Z"/>
          <w:rPrChange w:id="159" w:author="Microsoft Office User" w:date="2019-10-21T12:51:00Z">
            <w:rPr>
              <w:del w:id="160" w:author="Microsoft Office User" w:date="2019-10-21T12:51:00Z"/>
              <w:b/>
            </w:rPr>
          </w:rPrChange>
        </w:rPr>
        <w:pPrChange w:id="161" w:author="Microsoft Office User" w:date="2019-10-21T12:51:00Z">
          <w:pPr>
            <w:pStyle w:val="Heading1"/>
          </w:pPr>
        </w:pPrChange>
      </w:pPr>
    </w:p>
    <w:p w14:paraId="07E4BA4E" w14:textId="77777777" w:rsidR="007307B8" w:rsidRDefault="007307B8" w:rsidP="004B144A"/>
    <w:p w14:paraId="47BF2B79" w14:textId="1B0EF70A" w:rsidR="00A74834" w:rsidRPr="00A74834" w:rsidRDefault="00A74834">
      <w:pPr>
        <w:autoSpaceDE w:val="0"/>
        <w:autoSpaceDN w:val="0"/>
        <w:adjustRightInd w:val="0"/>
        <w:ind w:firstLine="720"/>
        <w:pPrChange w:id="162" w:author="Microsoft Office User" w:date="2019-10-22T15:48:00Z">
          <w:pPr>
            <w:autoSpaceDE w:val="0"/>
            <w:autoSpaceDN w:val="0"/>
            <w:adjustRightInd w:val="0"/>
          </w:pPr>
        </w:pPrChange>
      </w:pPr>
      <w:r>
        <w:t xml:space="preserve">The Delta </w:t>
      </w:r>
      <w:r w:rsidRPr="00A74834">
        <w:t>system is the largest estuary on the west coast of North America consisting of about 4,160 km</w:t>
      </w:r>
      <w:r w:rsidRPr="00D55677">
        <w:rPr>
          <w:vertAlign w:val="superscript"/>
          <w:rPrChange w:id="163" w:author="Microsoft Office User" w:date="2019-10-22T15:48:00Z">
            <w:rPr/>
          </w:rPrChange>
        </w:rPr>
        <w:t>2</w:t>
      </w:r>
      <w:r w:rsidRPr="00A74834">
        <w:t xml:space="preserve"> of which the Delta makes up about 2,984 km</w:t>
      </w:r>
      <w:r w:rsidRPr="00D55677">
        <w:rPr>
          <w:vertAlign w:val="superscript"/>
          <w:rPrChange w:id="164" w:author="Microsoft Office User" w:date="2019-10-22T15:48:00Z">
            <w:rPr/>
          </w:rPrChange>
        </w:rPr>
        <w:t>2</w:t>
      </w:r>
      <w:r w:rsidRPr="00A74834">
        <w:t>.</w:t>
      </w:r>
      <w:r w:rsidR="0064134F">
        <w:t>T</w:t>
      </w:r>
      <w:r w:rsidR="0064134F" w:rsidRPr="00EF303A">
        <w:t>he Sacramento and San Joaquin Rivers deliver freshwater to the Delta with about 84% coming from the Sacramento River, 13% coming from the San Joaquin River, and 3% from other smaller rivers (</w:t>
      </w:r>
      <w:bookmarkStart w:id="165" w:name="_Hlk22470574"/>
      <w:r w:rsidR="0064134F" w:rsidRPr="0024637B">
        <w:rPr>
          <w:highlight w:val="cyan"/>
        </w:rPr>
        <w:t>Jassby and Cloern, 2000</w:t>
      </w:r>
      <w:bookmarkEnd w:id="165"/>
      <w:r w:rsidR="0064134F" w:rsidRPr="0024637B">
        <w:rPr>
          <w:highlight w:val="cyan"/>
        </w:rPr>
        <w:t>, Saleh and Domagalski, 2015</w:t>
      </w:r>
      <w:r w:rsidR="0064134F" w:rsidRPr="00EF303A">
        <w:t>).</w:t>
      </w:r>
      <w:r w:rsidR="000D08BB">
        <w:t xml:space="preserve"> The Sacramento and San Joaquin Rivers are the two largest </w:t>
      </w:r>
      <w:ins w:id="166" w:author="Microsoft Office User" w:date="2019-10-21T12:54:00Z">
        <w:r w:rsidR="00024A35">
          <w:t>r</w:t>
        </w:r>
      </w:ins>
      <w:del w:id="167" w:author="Microsoft Office User" w:date="2019-10-21T12:54:00Z">
        <w:r w:rsidR="000D08BB" w:rsidDel="00024A35">
          <w:delText>R</w:delText>
        </w:r>
      </w:del>
      <w:r w:rsidR="000D08BB">
        <w:t>iver</w:t>
      </w:r>
      <w:ins w:id="168" w:author="Microsoft Office User" w:date="2019-10-21T12:54:00Z">
        <w:r w:rsidR="00024A35">
          <w:t>s</w:t>
        </w:r>
      </w:ins>
      <w:r w:rsidR="000D08BB">
        <w:t xml:space="preserve"> in California</w:t>
      </w:r>
      <w:r w:rsidR="007E2E6B">
        <w:t xml:space="preserve"> delivering an average of 650 </w:t>
      </w:r>
      <w:del w:id="169" w:author="Microsoft Office User" w:date="2019-10-21T12:54:00Z">
        <w:r w:rsidR="007E2E6B" w:rsidDel="00A2156F">
          <w:delText>c</w:delText>
        </w:r>
      </w:del>
      <w:r w:rsidR="007E2E6B">
        <w:t>m</w:t>
      </w:r>
      <w:ins w:id="170" w:author="Microsoft Office User" w:date="2019-10-21T12:54:00Z">
        <w:r w:rsidR="00A2156F">
          <w:rPr>
            <w:vertAlign w:val="superscript"/>
          </w:rPr>
          <w:t>3</w:t>
        </w:r>
        <w:r w:rsidR="00A2156F">
          <w:t>/</w:t>
        </w:r>
      </w:ins>
      <w:r w:rsidR="007E2E6B">
        <w:t xml:space="preserve">s and 120 </w:t>
      </w:r>
      <w:ins w:id="171" w:author="Microsoft Office User" w:date="2019-10-21T12:54:00Z">
        <w:r w:rsidR="00A2156F">
          <w:t>m</w:t>
        </w:r>
        <w:r w:rsidR="00A2156F">
          <w:rPr>
            <w:vertAlign w:val="superscript"/>
          </w:rPr>
          <w:t>3</w:t>
        </w:r>
        <w:r w:rsidR="00A2156F">
          <w:t>/s</w:t>
        </w:r>
      </w:ins>
      <w:del w:id="172" w:author="Microsoft Office User" w:date="2019-10-21T12:54:00Z">
        <w:r w:rsidR="007E2E6B" w:rsidDel="00A2156F">
          <w:delText>cms</w:delText>
        </w:r>
      </w:del>
      <w:r w:rsidR="007E2E6B">
        <w:t xml:space="preserve"> of water respectfully to the Delta </w:t>
      </w:r>
      <w:r w:rsidR="00501F62">
        <w:t>annually.</w:t>
      </w:r>
      <w:r w:rsidR="000D08BB">
        <w:t xml:space="preserve"> Both rive</w:t>
      </w:r>
      <w:ins w:id="173" w:author="Microsoft Office User" w:date="2019-10-22T15:48:00Z">
        <w:r w:rsidR="00E11E54">
          <w:t>r</w:t>
        </w:r>
      </w:ins>
      <w:del w:id="174" w:author="Microsoft Office User" w:date="2019-10-22T15:48:00Z">
        <w:r w:rsidR="000D08BB" w:rsidDel="00E11E54">
          <w:delText>s</w:delText>
        </w:r>
      </w:del>
      <w:r w:rsidR="000D08BB">
        <w:t xml:space="preserve"> systems contain many </w:t>
      </w:r>
      <w:ins w:id="175" w:author="Microsoft Office User" w:date="2019-10-22T15:48:00Z">
        <w:r w:rsidR="00E11E54">
          <w:t xml:space="preserve">upstream </w:t>
        </w:r>
      </w:ins>
      <w:r w:rsidR="00DD0EA3">
        <w:t>diversion</w:t>
      </w:r>
      <w:r w:rsidR="00501F62">
        <w:t xml:space="preserve">s </w:t>
      </w:r>
      <w:r w:rsidR="00DD0EA3">
        <w:t xml:space="preserve">and </w:t>
      </w:r>
      <w:r w:rsidR="00DD0EA3" w:rsidRPr="00DD0EA3">
        <w:t xml:space="preserve">impoundments </w:t>
      </w:r>
      <w:r w:rsidR="00DD0EA3">
        <w:t>designed to provide flood protection</w:t>
      </w:r>
      <w:ins w:id="176" w:author="Microsoft Office User" w:date="2019-10-22T15:49:00Z">
        <w:r w:rsidR="00E11E54">
          <w:t xml:space="preserve">, drinking water, and </w:t>
        </w:r>
      </w:ins>
      <w:del w:id="177" w:author="Microsoft Office User" w:date="2019-10-22T15:49:00Z">
        <w:r w:rsidR="00DD0EA3" w:rsidDel="00E11E54">
          <w:delText xml:space="preserve"> to downstream cities </w:delText>
        </w:r>
        <w:r w:rsidR="00501F62" w:rsidDel="00E11E54">
          <w:delText xml:space="preserve">as well as to divert water used for </w:delText>
        </w:r>
      </w:del>
      <w:r w:rsidR="00501F62">
        <w:t xml:space="preserve">irrigation </w:t>
      </w:r>
      <w:del w:id="178" w:author="Microsoft Office User" w:date="2019-10-22T15:49:00Z">
        <w:r w:rsidR="00501F62" w:rsidDel="00E11E54">
          <w:delText xml:space="preserve">in </w:delText>
        </w:r>
      </w:del>
      <w:ins w:id="179" w:author="Microsoft Office User" w:date="2019-10-22T15:49:00Z">
        <w:r w:rsidR="00E11E54">
          <w:t xml:space="preserve">water for  </w:t>
        </w:r>
      </w:ins>
      <w:r w:rsidR="00501F62">
        <w:t>agricultural areas with</w:t>
      </w:r>
      <w:del w:id="180" w:author="Microsoft Office User" w:date="2019-10-22T15:49:00Z">
        <w:r w:rsidR="00501F62" w:rsidDel="00E11E54">
          <w:delText xml:space="preserve"> </w:delText>
        </w:r>
      </w:del>
      <w:r w:rsidR="00501F62">
        <w:t xml:space="preserve">in the </w:t>
      </w:r>
      <w:ins w:id="181" w:author="Microsoft Office User" w:date="2019-10-22T15:49:00Z">
        <w:r w:rsidR="00E11E54">
          <w:t>C</w:t>
        </w:r>
      </w:ins>
      <w:del w:id="182" w:author="Microsoft Office User" w:date="2019-10-22T15:49:00Z">
        <w:r w:rsidR="00501F62" w:rsidDel="00E11E54">
          <w:delText>c</w:delText>
        </w:r>
      </w:del>
      <w:r w:rsidR="00501F62">
        <w:t xml:space="preserve">entral </w:t>
      </w:r>
      <w:ins w:id="183" w:author="Microsoft Office User" w:date="2019-10-22T15:49:00Z">
        <w:r w:rsidR="00E11E54">
          <w:t>V</w:t>
        </w:r>
      </w:ins>
      <w:del w:id="184" w:author="Microsoft Office User" w:date="2019-10-22T15:49:00Z">
        <w:r w:rsidR="00501F62" w:rsidDel="00E11E54">
          <w:delText>v</w:delText>
        </w:r>
      </w:del>
      <w:r w:rsidR="00501F62">
        <w:t xml:space="preserve">alley </w:t>
      </w:r>
      <w:r w:rsidR="00DD0EA3">
        <w:t>(</w:t>
      </w:r>
      <w:r w:rsidR="00DD0EA3" w:rsidRPr="00DD0EA3">
        <w:rPr>
          <w:highlight w:val="cyan"/>
        </w:rPr>
        <w:t>Kratzer at al, 2011</w:t>
      </w:r>
      <w:r w:rsidR="00DD0EA3">
        <w:t>)</w:t>
      </w:r>
      <w:r w:rsidR="006726F1">
        <w:t xml:space="preserve">. </w:t>
      </w:r>
      <w:del w:id="185" w:author="Microsoft Office User" w:date="2019-10-22T15:50:00Z">
        <w:r w:rsidR="006726F1" w:rsidDel="00E11E54">
          <w:delText>In the Sacramento watershed and u</w:delText>
        </w:r>
        <w:r w:rsidR="00DD0EA3" w:rsidDel="00E11E54">
          <w:delText xml:space="preserve">pstream from Freeport water is </w:delText>
        </w:r>
        <w:r w:rsidR="00DD0EA3" w:rsidRPr="00DD0EA3" w:rsidDel="00E11E54">
          <w:delText xml:space="preserve">diverted </w:delText>
        </w:r>
        <w:r w:rsidR="006726F1" w:rsidRPr="006726F1" w:rsidDel="00E11E54">
          <w:delText xml:space="preserve">during high winter and spring flows </w:delText>
        </w:r>
        <w:r w:rsidR="00DD0EA3" w:rsidRPr="00DD0EA3" w:rsidDel="00E11E54">
          <w:delText xml:space="preserve">to the Sutter Bypass and the Yolo Bypass, around the Freeport gage and returned to the Sacramento River downstream </w:delText>
        </w:r>
        <w:commentRangeStart w:id="186"/>
        <w:r w:rsidR="00DD0EA3" w:rsidRPr="00DD0EA3" w:rsidDel="00E11E54">
          <w:delText>of Freeport in</w:delText>
        </w:r>
        <w:r w:rsidR="006726F1" w:rsidDel="00E11E54">
          <w:delText>to</w:delText>
        </w:r>
        <w:r w:rsidR="00DD0EA3" w:rsidRPr="00DD0EA3" w:rsidDel="00E11E54">
          <w:delText xml:space="preserve"> the </w:delText>
        </w:r>
        <w:r w:rsidR="006726F1" w:rsidDel="00E11E54">
          <w:delText>D</w:delText>
        </w:r>
        <w:r w:rsidR="00DD0EA3" w:rsidRPr="00DD0EA3" w:rsidDel="00E11E54">
          <w:delText>elta</w:delText>
        </w:r>
        <w:commentRangeEnd w:id="186"/>
        <w:r w:rsidR="00501F62" w:rsidDel="00E11E54">
          <w:rPr>
            <w:rStyle w:val="CommentReference"/>
          </w:rPr>
          <w:commentReference w:id="186"/>
        </w:r>
        <w:r w:rsidR="006726F1" w:rsidDel="00E11E54">
          <w:delText>.</w:delText>
        </w:r>
        <w:r w:rsidR="00501F62" w:rsidDel="00E11E54">
          <w:delText xml:space="preserve"> </w:delText>
        </w:r>
      </w:del>
      <w:ins w:id="187" w:author="Microsoft Office User" w:date="2019-10-22T15:50:00Z">
        <w:r w:rsidR="00E11E54">
          <w:t xml:space="preserve"> </w:t>
        </w:r>
      </w:ins>
      <w:r w:rsidRPr="00A74834">
        <w:t>Nutrients enter the Delta primarily through the Sacramento and San Joaquin</w:t>
      </w:r>
      <w:r>
        <w:t xml:space="preserve"> </w:t>
      </w:r>
      <w:r w:rsidR="000D08BB">
        <w:t>R</w:t>
      </w:r>
      <w:r w:rsidRPr="00A74834">
        <w:t>ivers and from municipal wastewater treatment plant (WWTP) inputs.</w:t>
      </w:r>
      <w:r>
        <w:t xml:space="preserve"> </w:t>
      </w:r>
      <w:commentRangeStart w:id="188"/>
      <w:r>
        <w:t xml:space="preserve">The </w:t>
      </w:r>
      <w:del w:id="189" w:author="Microsoft Office User" w:date="2019-10-22T15:50:00Z">
        <w:r w:rsidDel="00E11E54">
          <w:delText>Reginal Sac</w:delText>
        </w:r>
      </w:del>
      <w:ins w:id="190" w:author="Microsoft Office User" w:date="2019-10-22T15:50:00Z">
        <w:r w:rsidR="00E11E54">
          <w:t>Sacramento Regional Wastewater Treatment Plant</w:t>
        </w:r>
      </w:ins>
      <w:del w:id="191" w:author="Microsoft Office User" w:date="2019-10-22T15:50:00Z">
        <w:r w:rsidDel="00E11E54">
          <w:delText xml:space="preserve"> WWTP</w:delText>
        </w:r>
      </w:del>
      <w:r>
        <w:t xml:space="preserve"> is located </w:t>
      </w:r>
      <w:r w:rsidR="00CF21D9">
        <w:t xml:space="preserve">about </w:t>
      </w:r>
      <w:ins w:id="192" w:author="Microsoft Office User" w:date="2019-10-22T15:51:00Z">
        <w:r w:rsidR="000B3BCE">
          <w:t>16 km</w:t>
        </w:r>
      </w:ins>
      <w:del w:id="193" w:author="Microsoft Office User" w:date="2019-10-22T15:51:00Z">
        <w:r w:rsidR="00CF21D9" w:rsidDel="000B3BCE">
          <w:delText>10 miles</w:delText>
        </w:r>
      </w:del>
      <w:r w:rsidR="00CF21D9">
        <w:t xml:space="preserve"> </w:t>
      </w:r>
      <w:commentRangeEnd w:id="188"/>
      <w:r w:rsidR="000B3BCE">
        <w:rPr>
          <w:rStyle w:val="CommentReference"/>
        </w:rPr>
        <w:lastRenderedPageBreak/>
        <w:commentReference w:id="188"/>
      </w:r>
      <w:r w:rsidR="00CF21D9">
        <w:t xml:space="preserve">downstream from the </w:t>
      </w:r>
      <w:r w:rsidR="00942CF9">
        <w:t xml:space="preserve">Sacramento </w:t>
      </w:r>
      <w:r w:rsidR="000D08BB">
        <w:t>R</w:t>
      </w:r>
      <w:r w:rsidR="00942CF9">
        <w:t xml:space="preserve">iver near </w:t>
      </w:r>
      <w:r w:rsidR="00CF21D9">
        <w:t>Freeport site</w:t>
      </w:r>
      <w:r w:rsidR="000D08BB">
        <w:t xml:space="preserve"> (fig1)</w:t>
      </w:r>
      <w:r>
        <w:t xml:space="preserve">. </w:t>
      </w:r>
      <w:ins w:id="194" w:author="Microsoft Office User" w:date="2019-10-24T09:13:00Z">
        <w:r w:rsidR="00BF4E21">
          <w:t>However, t</w:t>
        </w:r>
      </w:ins>
      <w:ins w:id="195" w:author="Microsoft Office User" w:date="2019-10-22T15:56:00Z">
        <w:r w:rsidR="00D46FCB">
          <w:t>he discharge point for the Sacr</w:t>
        </w:r>
      </w:ins>
      <w:ins w:id="196" w:author="Microsoft Office User" w:date="2019-10-22T15:57:00Z">
        <w:r w:rsidR="00D46FCB">
          <w:t xml:space="preserve">amento Regional Wastewater Treatment Plant is about </w:t>
        </w:r>
      </w:ins>
      <w:ins w:id="197" w:author="Microsoft Office User" w:date="2019-10-24T09:13:00Z">
        <w:r w:rsidR="00BF4E21">
          <w:t>0.18</w:t>
        </w:r>
      </w:ins>
      <w:ins w:id="198" w:author="Microsoft Office User" w:date="2019-10-22T15:57:00Z">
        <w:r w:rsidR="00D46FCB">
          <w:t xml:space="preserve"> km downstream from the monitoring site at Freeport</w:t>
        </w:r>
      </w:ins>
      <w:ins w:id="199" w:author="Microsoft Office User" w:date="2019-10-24T09:13:00Z">
        <w:r w:rsidR="00BF4E21">
          <w:t xml:space="preserve"> (Kraus et al, 2017)</w:t>
        </w:r>
      </w:ins>
      <w:ins w:id="200" w:author="Microsoft Office User" w:date="2019-10-22T15:57:00Z">
        <w:r w:rsidR="00D46FCB">
          <w:t xml:space="preserve">.  </w:t>
        </w:r>
      </w:ins>
      <w:del w:id="201" w:author="Microsoft Office User" w:date="2019-10-22T15:57:00Z">
        <w:r w:rsidDel="00D46FCB">
          <w:delText>Sac Reginal</w:delText>
        </w:r>
      </w:del>
      <w:ins w:id="202" w:author="Microsoft Office User" w:date="2019-10-22T15:57:00Z">
        <w:r w:rsidR="00D46FCB">
          <w:t>The treatment plant</w:t>
        </w:r>
      </w:ins>
      <w:ins w:id="203" w:author="Microsoft Office User" w:date="2019-10-24T09:35:00Z">
        <w:r w:rsidR="005C33DD">
          <w:t xml:space="preserve"> collects wastewater from approximately 1.4 million customers and</w:t>
        </w:r>
      </w:ins>
      <w:r>
        <w:t xml:space="preserve"> </w:t>
      </w:r>
      <w:del w:id="204" w:author="Microsoft Office User" w:date="2019-10-22T15:57:00Z">
        <w:r w:rsidDel="00D46FCB">
          <w:delText xml:space="preserve">is </w:delText>
        </w:r>
      </w:del>
      <w:ins w:id="205" w:author="Microsoft Office User" w:date="2019-10-22T15:57:00Z">
        <w:r w:rsidR="00D46FCB">
          <w:t xml:space="preserve">was </w:t>
        </w:r>
      </w:ins>
      <w:r>
        <w:t xml:space="preserve">designed to release about 116 Million Gallons per Day (MGD) of </w:t>
      </w:r>
      <w:r w:rsidR="00CF21D9">
        <w:t xml:space="preserve">secondary treated </w:t>
      </w:r>
      <w:r>
        <w:t xml:space="preserve">effluent to the Sacramento River, with nutrient </w:t>
      </w:r>
      <w:del w:id="206" w:author="Microsoft Office User" w:date="2019-10-22T15:57:00Z">
        <w:r w:rsidDel="00D46FCB">
          <w:delText xml:space="preserve">concentrations </w:delText>
        </w:r>
      </w:del>
      <w:ins w:id="207" w:author="Microsoft Office User" w:date="2019-10-22T15:57:00Z">
        <w:r w:rsidR="00D46FCB">
          <w:t xml:space="preserve">loadings </w:t>
        </w:r>
      </w:ins>
      <w:r>
        <w:t>averaging about 13,594 kg/ day</w:t>
      </w:r>
      <w:ins w:id="208" w:author="Microsoft Office User" w:date="2019-10-22T15:58:00Z">
        <w:r w:rsidR="00D46FCB">
          <w:t xml:space="preserve"> of</w:t>
        </w:r>
      </w:ins>
      <w:r>
        <w:t xml:space="preserve"> </w:t>
      </w:r>
      <w:r w:rsidR="003119BA" w:rsidRPr="00933A14">
        <w:t>Ammonium</w:t>
      </w:r>
      <w:del w:id="209" w:author="Microsoft Office User" w:date="2019-10-22T15:58:00Z">
        <w:r w:rsidDel="00D46FCB">
          <w:delText xml:space="preserve"> (NH4)</w:delText>
        </w:r>
      </w:del>
      <w:r>
        <w:t xml:space="preserve">, 14,818 kg/day Total Nitrogen (TN), and </w:t>
      </w:r>
      <w:r w:rsidR="00CF21D9">
        <w:t>999 kg/day Total Phosphorus (TP) (</w:t>
      </w:r>
      <w:r w:rsidR="00CF21D9" w:rsidRPr="0024637B">
        <w:rPr>
          <w:highlight w:val="cyan"/>
        </w:rPr>
        <w:t>Yost, 2011</w:t>
      </w:r>
      <w:r w:rsidR="00CF21D9">
        <w:t xml:space="preserve">). The Stockton WWTP is located about 50 miles downstream from the Vernalis site. Stockton WWTP </w:t>
      </w:r>
      <w:ins w:id="210" w:author="Microsoft Office User" w:date="2019-10-22T15:58:00Z">
        <w:r w:rsidR="00D46FCB">
          <w:t>wa</w:t>
        </w:r>
      </w:ins>
      <w:del w:id="211" w:author="Microsoft Office User" w:date="2019-10-22T15:58:00Z">
        <w:r w:rsidR="00CF21D9" w:rsidDel="00D46FCB">
          <w:delText>i</w:delText>
        </w:r>
      </w:del>
      <w:r w:rsidR="00CF21D9">
        <w:t xml:space="preserve">s designed to release about 23 MGD of tertiary treated with nitrification effluent to the San Joaquin River, with lower nutrient concentrations averaging about 114 kg/ day </w:t>
      </w:r>
      <w:ins w:id="212" w:author="Microsoft Office User" w:date="2019-10-30T08:24:00Z">
        <w:r w:rsidR="00683C72">
          <w:t>a</w:t>
        </w:r>
      </w:ins>
      <w:del w:id="213" w:author="Microsoft Office User" w:date="2019-10-30T08:24:00Z">
        <w:r w:rsidR="003119BA" w:rsidRPr="00933A14" w:rsidDel="00683C72">
          <w:delText>A</w:delText>
        </w:r>
      </w:del>
      <w:r w:rsidR="003119BA" w:rsidRPr="00933A14">
        <w:t>mmonium</w:t>
      </w:r>
      <w:del w:id="214" w:author="Microsoft Office User" w:date="2019-10-22T15:58:00Z">
        <w:r w:rsidR="00CF21D9" w:rsidDel="00D46FCB">
          <w:delText xml:space="preserve"> (NH4)</w:delText>
        </w:r>
      </w:del>
      <w:r w:rsidR="00CF21D9">
        <w:t>, 1,579 kg/day Total Nitrogen (TN), and 89.9 kg/day Total Phosphorus (TP) (</w:t>
      </w:r>
      <w:r w:rsidR="00CF21D9" w:rsidRPr="0024637B">
        <w:rPr>
          <w:highlight w:val="cyan"/>
        </w:rPr>
        <w:t>Yost</w:t>
      </w:r>
      <w:r w:rsidR="00E541F0" w:rsidRPr="0024637B">
        <w:rPr>
          <w:highlight w:val="cyan"/>
        </w:rPr>
        <w:t xml:space="preserve">, </w:t>
      </w:r>
      <w:r w:rsidR="00CF21D9" w:rsidRPr="0024637B">
        <w:rPr>
          <w:highlight w:val="cyan"/>
        </w:rPr>
        <w:t>2011</w:t>
      </w:r>
      <w:r w:rsidR="00CF21D9">
        <w:t xml:space="preserve">).  </w:t>
      </w:r>
    </w:p>
    <w:p w14:paraId="56168244" w14:textId="716A7900" w:rsidR="00576033" w:rsidRDefault="00576033" w:rsidP="00576033">
      <w:pPr>
        <w:autoSpaceDE w:val="0"/>
        <w:autoSpaceDN w:val="0"/>
        <w:adjustRightInd w:val="0"/>
        <w:rPr>
          <w:rFonts w:ascii="AdvPSNCS-R" w:hAnsi="AdvPSNCS-R" w:cs="AdvPSNCS-R"/>
          <w:sz w:val="20"/>
          <w:szCs w:val="20"/>
        </w:rPr>
      </w:pPr>
      <w:r>
        <w:rPr>
          <w:rFonts w:ascii="AdvPSNCS-R" w:hAnsi="AdvPSNCS-R" w:cs="AdvPSNCS-R"/>
          <w:sz w:val="20"/>
          <w:szCs w:val="20"/>
        </w:rPr>
        <w:t xml:space="preserve"> </w:t>
      </w:r>
    </w:p>
    <w:p w14:paraId="6E33CD4F" w14:textId="680ECE58" w:rsidR="0024637B" w:rsidRPr="0024637B" w:rsidDel="00B15360" w:rsidRDefault="0064134F">
      <w:pPr>
        <w:ind w:firstLine="720"/>
        <w:rPr>
          <w:del w:id="215" w:author="Microsoft Office User" w:date="2019-10-23T08:41:00Z"/>
        </w:rPr>
        <w:pPrChange w:id="216" w:author="Microsoft Office User" w:date="2019-10-22T15:58:00Z">
          <w:pPr/>
        </w:pPrChange>
      </w:pPr>
      <w:r>
        <w:t>Concentration data for nitrate, ammonium, Kjeldahl Nitrogen, orthophos</w:t>
      </w:r>
      <w:ins w:id="217" w:author="Microsoft Office User" w:date="2019-10-30T08:24:00Z">
        <w:r w:rsidR="00683C72">
          <w:t>phate</w:t>
        </w:r>
      </w:ins>
      <w:del w:id="218" w:author="Microsoft Office User" w:date="2019-10-30T08:24:00Z">
        <w:r w:rsidDel="00683C72">
          <w:delText>phorus</w:delText>
        </w:r>
      </w:del>
      <w:r>
        <w:t>,</w:t>
      </w:r>
      <w:del w:id="219" w:author="Microsoft Office User" w:date="2019-10-23T08:40:00Z">
        <w:r w:rsidDel="00B15360">
          <w:delText xml:space="preserve"> and</w:delText>
        </w:r>
      </w:del>
      <w:r>
        <w:t xml:space="preserve"> total phosphorus</w:t>
      </w:r>
      <w:ins w:id="220" w:author="Microsoft Office User" w:date="2019-10-23T08:40:00Z">
        <w:r w:rsidR="00B15360">
          <w:t>,</w:t>
        </w:r>
      </w:ins>
      <w:ins w:id="221" w:author="Microsoft Office User" w:date="2019-10-22T15:58:00Z">
        <w:r w:rsidR="00D46FCB">
          <w:t xml:space="preserve"> and total nit</w:t>
        </w:r>
      </w:ins>
      <w:ins w:id="222" w:author="Microsoft Office User" w:date="2019-10-22T15:59:00Z">
        <w:r w:rsidR="00D46FCB">
          <w:t>rogen</w:t>
        </w:r>
      </w:ins>
      <w:r>
        <w:t xml:space="preserve"> (total nitrogen is the sum of nitrate and Kjeldahl Nitrogen) for the study were </w:t>
      </w:r>
      <w:ins w:id="223" w:author="Microsoft Office User" w:date="2019-10-22T15:59:00Z">
        <w:r w:rsidR="00AD0446">
          <w:t xml:space="preserve">obtained from various sampling programs at </w:t>
        </w:r>
      </w:ins>
      <w:del w:id="224" w:author="Microsoft Office User" w:date="2019-10-23T08:40:00Z">
        <w:r w:rsidDel="00B15360">
          <w:delText xml:space="preserve">obtained from </w:delText>
        </w:r>
      </w:del>
      <w:r>
        <w:t>two USGS stream ga</w:t>
      </w:r>
      <w:ins w:id="225" w:author="Microsoft Office User" w:date="2019-10-22T16:00:00Z">
        <w:r w:rsidR="00AD0446">
          <w:t>u</w:t>
        </w:r>
      </w:ins>
      <w:r>
        <w:t>ge</w:t>
      </w:r>
      <w:ins w:id="226" w:author="Microsoft Office User" w:date="2019-10-23T08:41:00Z">
        <w:r w:rsidR="00B15360">
          <w:t xml:space="preserve"> locations, </w:t>
        </w:r>
      </w:ins>
      <w:del w:id="227" w:author="Microsoft Office User" w:date="2019-10-23T08:40:00Z">
        <w:r w:rsidDel="00B15360">
          <w:delText>s</w:delText>
        </w:r>
      </w:del>
      <w:del w:id="228" w:author="Microsoft Office User" w:date="2019-10-23T08:41:00Z">
        <w:r w:rsidDel="00B15360">
          <w:delText xml:space="preserve"> </w:delText>
        </w:r>
      </w:del>
      <w:r>
        <w:t xml:space="preserve">Sacramento River </w:t>
      </w:r>
      <w:r w:rsidR="00942CF9">
        <w:t>near</w:t>
      </w:r>
      <w:r>
        <w:t xml:space="preserve"> Freeport (</w:t>
      </w:r>
      <w:r w:rsidR="00EB042C">
        <w:t>Freeport,</w:t>
      </w:r>
      <w:r w:rsidR="0024637B" w:rsidRPr="0024637B">
        <w:rPr>
          <w:rFonts w:ascii="XIIJI E+ Univers" w:hAnsi="XIIJI E+ Univers" w:cs="XIIJI E+ Univers"/>
          <w:color w:val="000000"/>
          <w:sz w:val="14"/>
          <w:szCs w:val="14"/>
        </w:rPr>
        <w:t xml:space="preserve"> </w:t>
      </w:r>
      <w:r w:rsidR="0024637B" w:rsidRPr="0024637B">
        <w:t xml:space="preserve">11447650) </w:t>
      </w:r>
    </w:p>
    <w:p w14:paraId="5CE513BA" w14:textId="3851CA75" w:rsidR="0030750E" w:rsidRDefault="00EB042C">
      <w:pPr>
        <w:ind w:firstLine="720"/>
        <w:pPrChange w:id="229" w:author="Microsoft Office User" w:date="2019-10-23T08:41:00Z">
          <w:pPr/>
        </w:pPrChange>
      </w:pPr>
      <w:del w:id="230" w:author="Microsoft Office User" w:date="2019-10-23T08:41:00Z">
        <w:r w:rsidDel="00B15360">
          <w:delText xml:space="preserve"> </w:delText>
        </w:r>
      </w:del>
      <w:r w:rsidR="0064134F">
        <w:t xml:space="preserve">and the San Joaquin </w:t>
      </w:r>
      <w:r w:rsidR="00942CF9">
        <w:t>R</w:t>
      </w:r>
      <w:r w:rsidR="0064134F">
        <w:t>iver at Vernalis (</w:t>
      </w:r>
      <w:r>
        <w:t xml:space="preserve">Vernalis, </w:t>
      </w:r>
      <w:r w:rsidR="0024637B" w:rsidRPr="0024637B">
        <w:t>(11303500</w:t>
      </w:r>
      <w:r w:rsidR="0064134F">
        <w:t xml:space="preserve">) over the </w:t>
      </w:r>
      <w:commentRangeStart w:id="231"/>
      <w:r w:rsidR="004F74FF">
        <w:t>1970-2019</w:t>
      </w:r>
      <w:r w:rsidR="0064134F">
        <w:t xml:space="preserve"> </w:t>
      </w:r>
      <w:commentRangeEnd w:id="231"/>
      <w:r w:rsidR="00B15360">
        <w:rPr>
          <w:rStyle w:val="CommentReference"/>
        </w:rPr>
        <w:commentReference w:id="231"/>
      </w:r>
      <w:r w:rsidR="0064134F">
        <w:t xml:space="preserve">period. </w:t>
      </w:r>
      <w:r w:rsidR="0030750E">
        <w:t xml:space="preserve">All the </w:t>
      </w:r>
      <w:r w:rsidR="0024637B">
        <w:t>d</w:t>
      </w:r>
      <w:r w:rsidR="0030750E">
        <w:t>ischarge data and m</w:t>
      </w:r>
      <w:r w:rsidR="004B144A">
        <w:t xml:space="preserve">ost of the </w:t>
      </w:r>
      <w:r w:rsidR="002C0A80">
        <w:t xml:space="preserve">water quality </w:t>
      </w:r>
      <w:r w:rsidR="004B144A">
        <w:t>data w</w:t>
      </w:r>
      <w:ins w:id="232" w:author="Microsoft Office User" w:date="2019-10-23T08:41:00Z">
        <w:r w:rsidR="00733E2B">
          <w:t>ere</w:t>
        </w:r>
      </w:ins>
      <w:del w:id="233" w:author="Microsoft Office User" w:date="2019-10-23T08:41:00Z">
        <w:r w:rsidR="004B144A" w:rsidDel="00733E2B">
          <w:delText>as</w:delText>
        </w:r>
      </w:del>
      <w:r w:rsidR="004B144A">
        <w:t xml:space="preserve"> obtained from </w:t>
      </w:r>
      <w:r w:rsidR="004B144A" w:rsidRPr="004B144A">
        <w:t>U.S. Geological Survey National Water Inventory</w:t>
      </w:r>
      <w:r w:rsidR="004B144A">
        <w:t xml:space="preserve"> </w:t>
      </w:r>
      <w:r w:rsidR="004B144A" w:rsidRPr="004B144A">
        <w:t xml:space="preserve">System (NWIS) </w:t>
      </w:r>
      <w:r w:rsidR="0030750E">
        <w:t xml:space="preserve">other </w:t>
      </w:r>
      <w:ins w:id="234" w:author="Microsoft Office User" w:date="2019-10-23T08:42:00Z">
        <w:r w:rsidR="00733E2B">
          <w:t xml:space="preserve">additional </w:t>
        </w:r>
      </w:ins>
      <w:r w:rsidR="0030750E">
        <w:t xml:space="preserve">water quality data were obtained from </w:t>
      </w:r>
      <w:ins w:id="235" w:author="Microsoft Office User" w:date="2019-10-23T08:41:00Z">
        <w:r w:rsidR="00733E2B">
          <w:t xml:space="preserve">previously </w:t>
        </w:r>
      </w:ins>
      <w:del w:id="236" w:author="Microsoft Office User" w:date="2019-10-23T08:42:00Z">
        <w:r w:rsidR="0030750E" w:rsidDel="00733E2B">
          <w:delText>published data set associated with</w:delText>
        </w:r>
      </w:del>
      <w:ins w:id="237" w:author="Microsoft Office User" w:date="2019-10-23T08:42:00Z">
        <w:r w:rsidR="00733E2B">
          <w:t>reports</w:t>
        </w:r>
      </w:ins>
      <w:r w:rsidR="004B144A" w:rsidRPr="004B144A">
        <w:t xml:space="preserve"> </w:t>
      </w:r>
      <w:bookmarkStart w:id="238" w:name="_Hlk22470556"/>
      <w:r w:rsidR="004B144A" w:rsidRPr="0024637B">
        <w:rPr>
          <w:highlight w:val="cyan"/>
        </w:rPr>
        <w:t>Kratzer et al. (201</w:t>
      </w:r>
      <w:r w:rsidR="0024637B">
        <w:rPr>
          <w:highlight w:val="cyan"/>
        </w:rPr>
        <w:t>1</w:t>
      </w:r>
      <w:r w:rsidR="004B144A" w:rsidRPr="0024637B">
        <w:rPr>
          <w:highlight w:val="cyan"/>
        </w:rPr>
        <w:t>)</w:t>
      </w:r>
      <w:r w:rsidR="00266A67">
        <w:t xml:space="preserve">. </w:t>
      </w:r>
      <w:bookmarkEnd w:id="238"/>
      <w:r w:rsidR="0030750E">
        <w:t>The</w:t>
      </w:r>
      <w:r w:rsidR="00942CF9">
        <w:t>se</w:t>
      </w:r>
      <w:r w:rsidR="0030750E">
        <w:t xml:space="preserve"> two sites selected for this study were sampled frequently (have more than 200 samples) over the </w:t>
      </w:r>
      <w:commentRangeStart w:id="239"/>
      <w:r w:rsidR="0030750E">
        <w:t>1970</w:t>
      </w:r>
      <w:commentRangeEnd w:id="239"/>
      <w:r w:rsidR="00AD0446">
        <w:rPr>
          <w:rStyle w:val="CommentReference"/>
        </w:rPr>
        <w:commentReference w:id="239"/>
      </w:r>
      <w:r w:rsidR="0030750E">
        <w:t xml:space="preserve">-2019 period and have a continuance record of streamflow data concurrent with the water quality records at these sites. </w:t>
      </w:r>
    </w:p>
    <w:p w14:paraId="18CAA2C1" w14:textId="30D2965D" w:rsidR="0064134F" w:rsidRDefault="0064134F" w:rsidP="0064134F"/>
    <w:p w14:paraId="416AE387" w14:textId="30FFB4B9" w:rsidR="00D2732A" w:rsidRPr="0024637B" w:rsidRDefault="003E3A3B" w:rsidP="0024637B">
      <w:pPr>
        <w:pStyle w:val="Heading1"/>
        <w:rPr>
          <w:b/>
        </w:rPr>
      </w:pPr>
      <w:r w:rsidRPr="0024637B">
        <w:rPr>
          <w:b/>
        </w:rPr>
        <w:t>Methods</w:t>
      </w:r>
    </w:p>
    <w:p w14:paraId="5F8B70CB" w14:textId="77777777" w:rsidR="007C1966" w:rsidRPr="007C1966" w:rsidRDefault="007C1966" w:rsidP="007C1966"/>
    <w:p w14:paraId="6248474B" w14:textId="1686A4DA" w:rsidR="00D42A9A" w:rsidRDefault="00D42A9A" w:rsidP="00733E2B">
      <w:pPr>
        <w:ind w:firstLine="720"/>
        <w:rPr>
          <w:ins w:id="240" w:author="Microsoft Office User" w:date="2019-10-23T08:46:00Z"/>
        </w:rPr>
      </w:pPr>
      <w:ins w:id="241" w:author="Microsoft Office User" w:date="2019-10-23T08:46:00Z">
        <w:r>
          <w:t xml:space="preserve">Discharge measurement </w:t>
        </w:r>
      </w:ins>
      <w:ins w:id="242" w:author="Microsoft Office User" w:date="2019-10-23T08:47:00Z">
        <w:r>
          <w:t>m</w:t>
        </w:r>
      </w:ins>
      <w:ins w:id="243" w:author="Microsoft Office User" w:date="2019-10-23T08:46:00Z">
        <w:r>
          <w:t xml:space="preserve">ethods are given by Turnipseed and Sauer, 2010, and Sauer and Turnipseed, 2010.  Measurements of stream stage are collected every 15 minutes, and then converted to discharge using rating curves. Instantaneous measurements are collected periodically to verify the rating curves.  </w:t>
        </w:r>
      </w:ins>
      <w:ins w:id="244" w:author="Microsoft Office User" w:date="2019-10-23T08:53:00Z">
        <w:r w:rsidR="00A07CEA">
          <w:t>Nutrient</w:t>
        </w:r>
      </w:ins>
      <w:ins w:id="245" w:author="Microsoft Office User" w:date="2019-10-23T08:54:00Z">
        <w:r w:rsidR="00A07CEA">
          <w:t xml:space="preserve">s were analyzed at the U.S. Geological </w:t>
        </w:r>
        <w:r w:rsidR="00624C9E">
          <w:t>Survey laboratory as described by Fishman, et. al., 1993.</w:t>
        </w:r>
      </w:ins>
      <w:ins w:id="246" w:author="Microsoft Office User" w:date="2019-10-23T09:12:00Z">
        <w:r w:rsidR="00157457">
          <w:t xml:space="preserve">  </w:t>
        </w:r>
      </w:ins>
      <w:ins w:id="247" w:author="Microsoft Office User" w:date="2019-10-23T09:13:00Z">
        <w:r w:rsidR="00157457">
          <w:t>The period of record was for this analysis was 1970 to 2019.</w:t>
        </w:r>
      </w:ins>
    </w:p>
    <w:p w14:paraId="5B7D8879" w14:textId="5D4BC1BD" w:rsidR="00157457" w:rsidRDefault="00157457" w:rsidP="00733E2B">
      <w:pPr>
        <w:ind w:firstLine="720"/>
        <w:rPr>
          <w:ins w:id="248" w:author="Microsoft Office User" w:date="2019-10-23T09:03:00Z"/>
        </w:rPr>
      </w:pPr>
    </w:p>
    <w:p w14:paraId="0C275DF2" w14:textId="5E827DDA" w:rsidR="00157457" w:rsidRDefault="00157457" w:rsidP="00157457">
      <w:pPr>
        <w:ind w:firstLine="720"/>
        <w:rPr>
          <w:ins w:id="249" w:author="Microsoft Office User" w:date="2019-10-23T09:07:00Z"/>
        </w:rPr>
      </w:pPr>
      <w:ins w:id="250" w:author="Microsoft Office User" w:date="2019-10-23T09:03:00Z">
        <w:r>
          <w:t xml:space="preserve">Two methods were used to either estimate nutrient concentrations, </w:t>
        </w:r>
      </w:ins>
      <w:ins w:id="251" w:author="Microsoft Office User" w:date="2019-10-23T09:04:00Z">
        <w:r>
          <w:t xml:space="preserve">mass loads and trends, and for assessing watershed sources.  Concentrations, mass loads, and trends were estimated using the </w:t>
        </w:r>
      </w:ins>
      <w:ins w:id="252" w:author="Microsoft Office User" w:date="2019-10-23T09:05:00Z">
        <w:r>
          <w:t xml:space="preserve"> </w:t>
        </w:r>
      </w:ins>
      <w:ins w:id="253" w:author="Microsoft Office User" w:date="2019-10-23T09:04:00Z">
        <w:r w:rsidRPr="003D5EF6">
          <w:t>Weighted</w:t>
        </w:r>
        <w:r>
          <w:t xml:space="preserve"> </w:t>
        </w:r>
        <w:r w:rsidRPr="003D5EF6">
          <w:t>Regressions on Time, Discharge, and Season (WRTDS</w:t>
        </w:r>
      </w:ins>
      <w:ins w:id="254" w:author="Microsoft Office User" w:date="2019-10-23T09:05:00Z">
        <w:r>
          <w:t>)</w:t>
        </w:r>
        <w:r w:rsidRPr="00157457">
          <w:rPr>
            <w:highlight w:val="cyan"/>
          </w:rPr>
          <w:t xml:space="preserve"> </w:t>
        </w:r>
        <w:r w:rsidRPr="001509C4">
          <w:rPr>
            <w:highlight w:val="cyan"/>
          </w:rPr>
          <w:t>Hirsch et al. 2010</w:t>
        </w:r>
        <w:r>
          <w:t>.</w:t>
        </w:r>
      </w:ins>
      <w:ins w:id="255" w:author="Microsoft Office User" w:date="2019-10-23T09:06:00Z">
        <w:r>
          <w:t xml:space="preserve">  Watershed sources of nutrients (total </w:t>
        </w:r>
      </w:ins>
      <w:ins w:id="256" w:author="Microsoft Office User" w:date="2019-10-23T09:07:00Z">
        <w:r>
          <w:t xml:space="preserve">Nitrogen and total Phosphorus) were assessed using the </w:t>
        </w:r>
        <w:r w:rsidRPr="00653311">
          <w:t>SPAtially Referenced Regressions On Watershed attributes</w:t>
        </w:r>
        <w:r>
          <w:t xml:space="preserve"> (SPARROW) models (</w:t>
        </w:r>
        <w:r w:rsidRPr="001509C4">
          <w:rPr>
            <w:highlight w:val="cyan"/>
          </w:rPr>
          <w:t>Preston et al., 2009, 2011b</w:t>
        </w:r>
        <w:r>
          <w:t>)</w:t>
        </w:r>
        <w:r w:rsidRPr="003D5EF6">
          <w:t>.</w:t>
        </w:r>
        <w:r>
          <w:t xml:space="preserve"> </w:t>
        </w:r>
      </w:ins>
    </w:p>
    <w:p w14:paraId="31289CE6" w14:textId="77777777" w:rsidR="00157457" w:rsidRDefault="00157457" w:rsidP="00157457">
      <w:pPr>
        <w:ind w:firstLine="720"/>
        <w:rPr>
          <w:ins w:id="257" w:author="Microsoft Office User" w:date="2019-10-23T09:03:00Z"/>
        </w:rPr>
      </w:pPr>
    </w:p>
    <w:p w14:paraId="00824FE2" w14:textId="6BC3A6A4" w:rsidR="00E46E88" w:rsidRDefault="003E3A3B" w:rsidP="00733E2B">
      <w:pPr>
        <w:ind w:firstLine="720"/>
        <w:rPr>
          <w:ins w:id="258" w:author="Microsoft Office User" w:date="2019-10-23T09:18:00Z"/>
          <w:rFonts w:cstheme="minorHAnsi"/>
        </w:rPr>
      </w:pPr>
      <w:del w:id="259" w:author="Microsoft Office User" w:date="2019-10-23T09:14:00Z">
        <w:r w:rsidDel="00E46E88">
          <w:delText xml:space="preserve">Nutrient concentrations, loads, trends and sources transported to the Delta </w:delText>
        </w:r>
        <w:r w:rsidR="003D5EF6" w:rsidDel="00E46E88">
          <w:delText xml:space="preserve">for the </w:delText>
        </w:r>
        <w:r w:rsidR="004F74FF" w:rsidDel="00E46E88">
          <w:delText>1970-2019</w:delText>
        </w:r>
        <w:r w:rsidR="003D5EF6" w:rsidDel="00E46E88">
          <w:delText xml:space="preserve"> period </w:delText>
        </w:r>
        <w:r w:rsidDel="00E46E88">
          <w:delText xml:space="preserve">were evaluated using </w:delText>
        </w:r>
        <w:r w:rsidR="003D5EF6" w:rsidDel="00E46E88">
          <w:delText>the</w:delText>
        </w:r>
      </w:del>
      <w:del w:id="260" w:author="Microsoft Office User" w:date="2019-10-23T09:04:00Z">
        <w:r w:rsidR="003D5EF6" w:rsidDel="00157457">
          <w:delText xml:space="preserve"> </w:delText>
        </w:r>
        <w:r w:rsidR="003D5EF6" w:rsidRPr="003D5EF6" w:rsidDel="00157457">
          <w:delText>Weighted</w:delText>
        </w:r>
        <w:r w:rsidR="003D5EF6" w:rsidDel="00157457">
          <w:delText xml:space="preserve"> </w:delText>
        </w:r>
        <w:r w:rsidR="003D5EF6" w:rsidRPr="003D5EF6" w:rsidDel="00157457">
          <w:delText>Regressions on Time, Discharge, and Season (WRTDS</w:delText>
        </w:r>
      </w:del>
      <w:del w:id="261" w:author="Microsoft Office User" w:date="2019-10-23T09:05:00Z">
        <w:r w:rsidR="003D5EF6" w:rsidRPr="003D5EF6" w:rsidDel="00157457">
          <w:delText>)</w:delText>
        </w:r>
      </w:del>
      <w:del w:id="262" w:author="Microsoft Office User" w:date="2019-10-23T09:14:00Z">
        <w:r w:rsidR="00653311" w:rsidDel="00E46E88">
          <w:delText xml:space="preserve"> and the </w:delText>
        </w:r>
      </w:del>
      <w:del w:id="263" w:author="Microsoft Office User" w:date="2019-10-23T09:07:00Z">
        <w:r w:rsidR="00653311" w:rsidRPr="00653311" w:rsidDel="00157457">
          <w:delText>SPAtially Referenced Regressions On Watershed attributes</w:delText>
        </w:r>
        <w:r w:rsidR="00653311" w:rsidDel="00157457">
          <w:delText xml:space="preserve"> (SPARROW) models (</w:delText>
        </w:r>
      </w:del>
      <w:bookmarkStart w:id="264" w:name="_Hlk22470547"/>
      <w:del w:id="265" w:author="Microsoft Office User" w:date="2019-10-23T09:05:00Z">
        <w:r w:rsidR="00653311" w:rsidRPr="001509C4" w:rsidDel="00157457">
          <w:rPr>
            <w:highlight w:val="cyan"/>
          </w:rPr>
          <w:delText>Hirsch et al. 2010</w:delText>
        </w:r>
      </w:del>
      <w:del w:id="266" w:author="Microsoft Office User" w:date="2019-10-23T09:07:00Z">
        <w:r w:rsidR="00653311" w:rsidRPr="001509C4" w:rsidDel="00157457">
          <w:rPr>
            <w:highlight w:val="cyan"/>
          </w:rPr>
          <w:delText>, Preston et al., 2009, 2011b</w:delText>
        </w:r>
        <w:bookmarkEnd w:id="264"/>
        <w:r w:rsidR="00653311" w:rsidDel="00157457">
          <w:delText>)</w:delText>
        </w:r>
        <w:r w:rsidR="003D5EF6" w:rsidRPr="003D5EF6" w:rsidDel="00157457">
          <w:delText>.</w:delText>
        </w:r>
        <w:r w:rsidR="003D5EF6" w:rsidDel="00157457">
          <w:delText xml:space="preserve"> </w:delText>
        </w:r>
      </w:del>
      <w:ins w:id="267" w:author="Microsoft Office User" w:date="2019-10-23T09:15:00Z">
        <w:r w:rsidR="00E46E88">
          <w:t>The WRTDS model is written in the R computing framework and is publicly  available from the Comprehensive R Archive Network (</w:t>
        </w:r>
        <w:r w:rsidR="00E46E88">
          <w:fldChar w:fldCharType="begin"/>
        </w:r>
        <w:r w:rsidR="00E46E88">
          <w:instrText xml:space="preserve"> HYPERLINK "https://www.R-project.org" </w:instrText>
        </w:r>
        <w:r w:rsidR="00E46E88">
          <w:fldChar w:fldCharType="separate"/>
        </w:r>
        <w:r w:rsidR="00E46E88" w:rsidRPr="00E23381">
          <w:rPr>
            <w:rStyle w:val="Hyperlink"/>
          </w:rPr>
          <w:t>https://www.R-project.org</w:t>
        </w:r>
        <w:r w:rsidR="00E46E88">
          <w:rPr>
            <w:rStyle w:val="Hyperlink"/>
          </w:rPr>
          <w:fldChar w:fldCharType="end"/>
        </w:r>
        <w:r w:rsidR="00E46E88" w:rsidRPr="00DD5E5D">
          <w:rPr>
            <w:rStyle w:val="Hyperlink"/>
            <w:color w:val="000000" w:themeColor="text1"/>
          </w:rPr>
          <w:t>).</w:t>
        </w:r>
        <w:r w:rsidR="00E46E88">
          <w:rPr>
            <w:rStyle w:val="Hyperlink"/>
          </w:rPr>
          <w:t xml:space="preserve"> </w:t>
        </w:r>
        <w:r w:rsidR="00E46E88">
          <w:t xml:space="preserve">The model was developed to produce estimates of concentration and flux, along with the ability to calculate flow-normalized estimates of concentration and flux, with graphical capabilities to illustrate the </w:t>
        </w:r>
        <w:r w:rsidR="00E46E88">
          <w:lastRenderedPageBreak/>
          <w:t xml:space="preserve">resulting trends. </w:t>
        </w:r>
      </w:ins>
      <w:del w:id="268" w:author="Microsoft Office User" w:date="2019-10-23T09:15:00Z">
        <w:r w:rsidR="008E0812" w:rsidRPr="008E0812" w:rsidDel="00E46E88">
          <w:delText xml:space="preserve">The WRTDS model has been implemented within the R package, known as the Exploration and Graphics for RivEr Trends (EGRET) model. </w:delText>
        </w:r>
      </w:del>
      <w:del w:id="269" w:author="Microsoft Office User" w:date="2019-10-23T09:16:00Z">
        <w:r w:rsidR="00A16D2E" w:rsidRPr="008E0812" w:rsidDel="00E46E88">
          <w:delText xml:space="preserve">WRTDS </w:delText>
        </w:r>
        <w:r w:rsidR="00EB042C" w:rsidRPr="008E0812" w:rsidDel="00E46E88">
          <w:delText>was</w:delText>
        </w:r>
        <w:r w:rsidR="00B363AF" w:rsidDel="00E46E88">
          <w:delText xml:space="preserve"> used to estimate </w:delText>
        </w:r>
        <w:r w:rsidR="00EB042C" w:rsidDel="00E46E88">
          <w:delText xml:space="preserve">annual flux and trends in </w:delText>
        </w:r>
        <w:r w:rsidR="00B363AF" w:rsidDel="00E46E88">
          <w:delText xml:space="preserve">nutrient concentrations at Freeport </w:delText>
        </w:r>
        <w:r w:rsidR="00CA46C1" w:rsidDel="00E46E88">
          <w:delText xml:space="preserve">and </w:delText>
        </w:r>
        <w:r w:rsidR="00B363AF" w:rsidDel="00E46E88">
          <w:delText xml:space="preserve">Vernalis </w:delText>
        </w:r>
        <w:r w:rsidR="00CA46C1" w:rsidDel="00E46E88">
          <w:delText xml:space="preserve">for the 1970-2019 period </w:delText>
        </w:r>
      </w:del>
      <w:ins w:id="270" w:author="Microsoft Office User" w:date="2019-10-23T09:16:00Z">
        <w:r w:rsidR="00E46E88">
          <w:t xml:space="preserve"> </w:t>
        </w:r>
      </w:ins>
      <w:ins w:id="271" w:author="Microsoft Office User" w:date="2019-10-24T09:48:00Z">
        <w:r w:rsidR="00FD127E" w:rsidRPr="00933A14">
          <w:t xml:space="preserve">Estimated concentrations and fluxes for </w:t>
        </w:r>
        <w:r w:rsidR="00FD127E">
          <w:t xml:space="preserve">nitrogen forms; </w:t>
        </w:r>
        <w:r w:rsidR="00FD127E" w:rsidRPr="00933A14">
          <w:t>Nitrate (NO</w:t>
        </w:r>
        <w:r w:rsidR="00FD127E" w:rsidRPr="00FB748C">
          <w:rPr>
            <w:vertAlign w:val="subscript"/>
          </w:rPr>
          <w:t>3</w:t>
        </w:r>
        <w:r w:rsidR="00FD127E" w:rsidRPr="00933A14">
          <w:t>), Ammonium (NH</w:t>
        </w:r>
        <w:r w:rsidR="00FD127E" w:rsidRPr="00FB748C">
          <w:rPr>
            <w:vertAlign w:val="subscript"/>
          </w:rPr>
          <w:t>4</w:t>
        </w:r>
        <w:r w:rsidR="00FD127E" w:rsidRPr="00933A14">
          <w:t>), Total Kjeldahl</w:t>
        </w:r>
        <w:r w:rsidR="00FD127E">
          <w:t xml:space="preserve"> Nitrogen</w:t>
        </w:r>
        <w:r w:rsidR="00FD127E" w:rsidRPr="00933A14">
          <w:t xml:space="preserve"> (TKN),</w:t>
        </w:r>
        <w:r w:rsidR="00FD127E">
          <w:t xml:space="preserve"> </w:t>
        </w:r>
        <w:r w:rsidR="00FD127E" w:rsidRPr="00933A14">
          <w:t>Orthophosphate (OP)</w:t>
        </w:r>
        <w:r w:rsidR="00FD127E">
          <w:t xml:space="preserve">, and </w:t>
        </w:r>
        <w:r w:rsidR="00FD127E" w:rsidRPr="00933A14">
          <w:t xml:space="preserve">Total Phosphorus (TP), over the 1970-2019 period </w:t>
        </w:r>
        <w:r w:rsidR="00FD127E">
          <w:t xml:space="preserve">were estimated </w:t>
        </w:r>
        <w:r w:rsidR="00FD127E" w:rsidRPr="00933A14">
          <w:t xml:space="preserve">using the WRTDS model </w:t>
        </w:r>
        <w:r w:rsidR="00FD127E">
          <w:t>for the Sacramento River near Freeport and the San Joaquin River at Vernalis.</w:t>
        </w:r>
      </w:ins>
    </w:p>
    <w:p w14:paraId="7172E536" w14:textId="77777777" w:rsidR="00E46E88" w:rsidRDefault="00E46E88" w:rsidP="00733E2B">
      <w:pPr>
        <w:ind w:firstLine="720"/>
        <w:rPr>
          <w:ins w:id="272" w:author="Microsoft Office User" w:date="2019-10-23T09:18:00Z"/>
          <w:rFonts w:cstheme="minorHAnsi"/>
        </w:rPr>
      </w:pPr>
    </w:p>
    <w:p w14:paraId="02A8A4F2" w14:textId="2BE2223E" w:rsidR="00B363AF" w:rsidRPr="008E0812" w:rsidRDefault="00AC660A">
      <w:pPr>
        <w:ind w:firstLine="720"/>
        <w:rPr>
          <w:highlight w:val="lightGray"/>
        </w:rPr>
        <w:pPrChange w:id="273" w:author="Microsoft Office User" w:date="2019-10-23T08:42:00Z">
          <w:pPr/>
        </w:pPrChange>
      </w:pPr>
      <w:del w:id="274" w:author="Microsoft Office User" w:date="2019-10-23T09:17:00Z">
        <w:r w:rsidDel="00E46E88">
          <w:delText>(</w:delText>
        </w:r>
        <w:bookmarkStart w:id="275" w:name="_Hlk22472352"/>
        <w:r w:rsidRPr="001509C4" w:rsidDel="00E46E88">
          <w:rPr>
            <w:highlight w:val="cyan"/>
          </w:rPr>
          <w:delText>Hirsch at al</w:delText>
        </w:r>
        <w:r w:rsidR="00B363AF" w:rsidRPr="001509C4" w:rsidDel="00E46E88">
          <w:rPr>
            <w:highlight w:val="cyan"/>
          </w:rPr>
          <w:delText>.</w:delText>
        </w:r>
        <w:r w:rsidRPr="001509C4" w:rsidDel="00E46E88">
          <w:rPr>
            <w:highlight w:val="cyan"/>
          </w:rPr>
          <w:delText xml:space="preserve"> bootstrap paper</w:delText>
        </w:r>
        <w:bookmarkEnd w:id="275"/>
        <w:r w:rsidDel="00E46E88">
          <w:delText>)</w:delText>
        </w:r>
        <w:r w:rsidR="00CA46C1" w:rsidDel="00E46E88">
          <w:delText>.</w:delText>
        </w:r>
        <w:r w:rsidR="008E0812" w:rsidDel="00E46E88">
          <w:delText xml:space="preserve"> </w:delText>
        </w:r>
      </w:del>
      <w:r w:rsidR="00CA46C1">
        <w:t>WRTDS evaluat</w:t>
      </w:r>
      <w:r w:rsidR="008E0812">
        <w:t>es</w:t>
      </w:r>
      <w:r w:rsidR="00CA46C1">
        <w:t xml:space="preserve"> a concentration-discharge relationship</w:t>
      </w:r>
      <w:r w:rsidR="00CB2770">
        <w:t xml:space="preserve"> based on </w:t>
      </w:r>
      <w:r w:rsidR="008E0812">
        <w:t xml:space="preserve">time, discharge and season by re-evaluating </w:t>
      </w:r>
      <w:r w:rsidR="008E0812" w:rsidRPr="008E0812">
        <w:t>coefficients for each day of estimation.</w:t>
      </w:r>
      <w:r w:rsidR="008E0812">
        <w:t xml:space="preserve">  </w:t>
      </w:r>
      <w:r>
        <w:t xml:space="preserve">The </w:t>
      </w:r>
      <w:r w:rsidR="00A16D2E">
        <w:t>estimated concentration is a product of the f</w:t>
      </w:r>
      <w:ins w:id="276" w:author="Microsoft Office User" w:date="2019-10-23T09:22:00Z">
        <w:r w:rsidR="00B75DB8">
          <w:t>o</w:t>
        </w:r>
      </w:ins>
      <w:del w:id="277" w:author="Microsoft Office User" w:date="2019-10-23T09:22:00Z">
        <w:r w:rsidR="00A16D2E" w:rsidDel="00B75DB8">
          <w:delText>a</w:delText>
        </w:r>
      </w:del>
      <w:r w:rsidR="00A16D2E">
        <w:t>llowing equation:</w:t>
      </w:r>
    </w:p>
    <w:p w14:paraId="026ADBC7" w14:textId="230E5136" w:rsidR="00A16D2E" w:rsidRDefault="00A16D2E" w:rsidP="00653311"/>
    <w:p w14:paraId="774E49C6" w14:textId="5E477F8D" w:rsidR="00A16D2E" w:rsidRDefault="00A16D2E" w:rsidP="00951F4F">
      <w:pPr>
        <w:autoSpaceDE w:val="0"/>
        <w:autoSpaceDN w:val="0"/>
        <w:adjustRightInd w:val="0"/>
        <w:jc w:val="center"/>
      </w:pPr>
      <w:r w:rsidRPr="00951F4F">
        <w:rPr>
          <w:rFonts w:ascii="RotisSerif" w:hAnsi="RotisSerif" w:cs="RotisSerif"/>
        </w:rPr>
        <w:t>In</w:t>
      </w:r>
      <w:r w:rsidRPr="00951F4F">
        <w:rPr>
          <w:rFonts w:ascii="EuclidSymbol" w:hAnsi="EuclidSymbol" w:cs="EuclidSymbol"/>
        </w:rPr>
        <w:t>(</w:t>
      </w:r>
      <w:r w:rsidR="00951F4F">
        <w:rPr>
          <w:rFonts w:ascii="RotisSerif-Italic" w:hAnsi="RotisSerif-Italic" w:cs="RotisSerif-Italic"/>
          <w:i/>
          <w:iCs/>
        </w:rPr>
        <w:t>C</w:t>
      </w:r>
      <w:r w:rsidR="00951F4F" w:rsidRPr="00951F4F">
        <w:rPr>
          <w:rFonts w:ascii="RotisSerif-Italic" w:hAnsi="RotisSerif-Italic" w:cs="RotisSerif-Italic"/>
          <w:i/>
          <w:iCs/>
          <w:vertAlign w:val="subscript"/>
        </w:rPr>
        <w:t>ij</w:t>
      </w:r>
      <w:r w:rsidRPr="00951F4F">
        <w:rPr>
          <w:rFonts w:ascii="EuclidSymbol" w:hAnsi="EuclidSymbol" w:cs="EuclidSymbol"/>
        </w:rPr>
        <w:t>)=</w:t>
      </w:r>
      <w:r w:rsidRPr="00951F4F">
        <w:rPr>
          <w:rFonts w:ascii="Calibri" w:hAnsi="Calibri" w:cs="Calibri"/>
          <w:i/>
          <w:iCs/>
        </w:rPr>
        <w:t>β</w:t>
      </w:r>
      <w:r w:rsidRPr="00951F4F">
        <w:rPr>
          <w:rFonts w:ascii="EuclidSymbol-Italic" w:hAnsi="EuclidSymbol-Italic" w:cs="EuclidSymbol-Italic"/>
          <w:i/>
          <w:iCs/>
          <w:vertAlign w:val="subscript"/>
        </w:rPr>
        <w:t>0</w:t>
      </w:r>
      <w:r w:rsidRPr="00951F4F">
        <w:rPr>
          <w:rFonts w:ascii="EuclidSymbol" w:hAnsi="EuclidSymbol" w:cs="EuclidSymbol"/>
        </w:rPr>
        <w:t xml:space="preserve">+ </w:t>
      </w:r>
      <w:r w:rsidRPr="00951F4F">
        <w:rPr>
          <w:rFonts w:ascii="Calibri" w:hAnsi="Calibri" w:cs="Calibri"/>
          <w:i/>
          <w:iCs/>
        </w:rPr>
        <w:t>β</w:t>
      </w:r>
      <w:r w:rsidRPr="00951F4F">
        <w:rPr>
          <w:rFonts w:ascii="EuclidSymbol-Italic" w:hAnsi="EuclidSymbol-Italic" w:cs="EuclidSymbol-Italic"/>
          <w:i/>
          <w:iCs/>
          <w:vertAlign w:val="subscript"/>
        </w:rPr>
        <w:t>1</w:t>
      </w:r>
      <w:r w:rsidR="00951F4F">
        <w:rPr>
          <w:rFonts w:ascii="RotisSerif-Italic" w:hAnsi="RotisSerif-Italic" w:cs="RotisSerif-Italic"/>
          <w:i/>
          <w:iCs/>
        </w:rPr>
        <w:t>T</w:t>
      </w:r>
      <w:r w:rsidR="00951F4F" w:rsidRPr="00951F4F">
        <w:rPr>
          <w:rFonts w:ascii="RotisSerif-Italic" w:hAnsi="RotisSerif-Italic" w:cs="RotisSerif-Italic"/>
          <w:i/>
          <w:iCs/>
          <w:vertAlign w:val="subscript"/>
        </w:rPr>
        <w:t>ij</w:t>
      </w:r>
      <w:r w:rsidRPr="00951F4F">
        <w:rPr>
          <w:rFonts w:ascii="RotisSerif-Italic" w:hAnsi="RotisSerif-Italic" w:cs="RotisSerif-Italic"/>
          <w:i/>
          <w:iCs/>
        </w:rPr>
        <w:t xml:space="preserve"> </w:t>
      </w:r>
      <w:r w:rsidRPr="00951F4F">
        <w:rPr>
          <w:rFonts w:ascii="EuclidSymbol" w:hAnsi="EuclidSymbol" w:cs="EuclidSymbol"/>
        </w:rPr>
        <w:t xml:space="preserve">+ </w:t>
      </w:r>
      <w:r w:rsidRPr="00951F4F">
        <w:rPr>
          <w:rFonts w:ascii="Calibri" w:hAnsi="Calibri" w:cs="Calibri"/>
          <w:i/>
          <w:iCs/>
        </w:rPr>
        <w:t>β</w:t>
      </w:r>
      <w:r w:rsidRPr="00951F4F">
        <w:rPr>
          <w:rFonts w:ascii="Calibri" w:hAnsi="Calibri" w:cs="Calibri"/>
          <w:i/>
          <w:iCs/>
          <w:vertAlign w:val="subscript"/>
        </w:rPr>
        <w:t>2</w:t>
      </w:r>
      <w:r w:rsidRPr="00951F4F">
        <w:rPr>
          <w:rFonts w:ascii="EuclidSymbol-Italic" w:hAnsi="EuclidSymbol-Italic" w:cs="EuclidSymbol-Italic"/>
          <w:i/>
          <w:iCs/>
        </w:rPr>
        <w:t xml:space="preserve"> </w:t>
      </w:r>
      <w:r w:rsidRPr="00951F4F">
        <w:rPr>
          <w:rFonts w:ascii="RotisSerif" w:hAnsi="RotisSerif" w:cs="RotisSerif"/>
        </w:rPr>
        <w:t>In</w:t>
      </w:r>
      <w:r w:rsidRPr="00951F4F">
        <w:rPr>
          <w:rFonts w:ascii="EuclidSymbol" w:hAnsi="EuclidSymbol" w:cs="EuclidSymbol"/>
        </w:rPr>
        <w:t>(</w:t>
      </w:r>
      <w:r w:rsidRPr="00951F4F">
        <w:rPr>
          <w:rFonts w:ascii="RotisSerif-Italic" w:hAnsi="RotisSerif-Italic" w:cs="RotisSerif-Italic"/>
          <w:i/>
          <w:iCs/>
        </w:rPr>
        <w:t>Q</w:t>
      </w:r>
      <w:r w:rsidR="00951F4F" w:rsidRPr="00951F4F">
        <w:rPr>
          <w:rFonts w:ascii="RotisSerif-Italic" w:hAnsi="RotisSerif-Italic" w:cs="RotisSerif-Italic"/>
          <w:i/>
          <w:iCs/>
          <w:vertAlign w:val="subscript"/>
        </w:rPr>
        <w:t>ij</w:t>
      </w:r>
      <w:r w:rsidRPr="00951F4F">
        <w:rPr>
          <w:rFonts w:ascii="EuclidSymbol" w:hAnsi="EuclidSymbol" w:cs="EuclidSymbol"/>
        </w:rPr>
        <w:t xml:space="preserve">)+ </w:t>
      </w:r>
      <w:r w:rsidRPr="00951F4F">
        <w:rPr>
          <w:rFonts w:ascii="Calibri" w:hAnsi="Calibri" w:cs="Calibri"/>
          <w:i/>
          <w:iCs/>
        </w:rPr>
        <w:t>β</w:t>
      </w:r>
      <w:r w:rsidRPr="00951F4F">
        <w:rPr>
          <w:rFonts w:ascii="EuclidSymbol" w:hAnsi="EuclidSymbol" w:cs="EuclidSymbol"/>
          <w:vertAlign w:val="subscript"/>
        </w:rPr>
        <w:t>3</w:t>
      </w:r>
      <w:r w:rsidRPr="00951F4F">
        <w:rPr>
          <w:rFonts w:ascii="EuclidSymbol" w:hAnsi="EuclidSymbol" w:cs="EuclidSymbol"/>
        </w:rPr>
        <w:t xml:space="preserve"> sin(2</w:t>
      </w:r>
      <w:r w:rsidRPr="00951F4F">
        <w:rPr>
          <w:rFonts w:ascii="Calibri" w:hAnsi="Calibri" w:cs="Calibri"/>
        </w:rPr>
        <w:t>π</w:t>
      </w:r>
      <w:r w:rsidR="00951F4F">
        <w:rPr>
          <w:rFonts w:ascii="RotisSerif-Italic" w:hAnsi="RotisSerif-Italic" w:cs="RotisSerif-Italic"/>
          <w:i/>
          <w:iCs/>
        </w:rPr>
        <w:t>T</w:t>
      </w:r>
      <w:r w:rsidR="00951F4F" w:rsidRPr="00951F4F">
        <w:rPr>
          <w:rFonts w:ascii="RotisSerif-Italic" w:hAnsi="RotisSerif-Italic" w:cs="RotisSerif-Italic"/>
          <w:i/>
          <w:iCs/>
          <w:vertAlign w:val="subscript"/>
        </w:rPr>
        <w:t>ij</w:t>
      </w:r>
      <w:r w:rsidR="00951F4F" w:rsidRPr="00951F4F">
        <w:rPr>
          <w:rFonts w:ascii="EuclidSymbol" w:hAnsi="EuclidSymbol" w:cs="EuclidSymbol"/>
        </w:rPr>
        <w:t>) +</w:t>
      </w:r>
      <w:r w:rsidRPr="00951F4F">
        <w:rPr>
          <w:rFonts w:ascii="EuclidSymbol" w:hAnsi="EuclidSymbol" w:cs="EuclidSymbol"/>
        </w:rPr>
        <w:t xml:space="preserve"> </w:t>
      </w:r>
      <w:r w:rsidRPr="00951F4F">
        <w:rPr>
          <w:rFonts w:ascii="Calibri" w:hAnsi="Calibri" w:cs="Calibri"/>
          <w:i/>
          <w:iCs/>
        </w:rPr>
        <w:t>β</w:t>
      </w:r>
      <w:r w:rsidRPr="00951F4F">
        <w:rPr>
          <w:rFonts w:ascii="EuclidSymbol" w:hAnsi="EuclidSymbol" w:cs="EuclidSymbol"/>
          <w:vertAlign w:val="subscript"/>
        </w:rPr>
        <w:t>4</w:t>
      </w:r>
      <w:r w:rsidRPr="00951F4F">
        <w:rPr>
          <w:rFonts w:ascii="EuclidSymbol" w:hAnsi="EuclidSymbol" w:cs="EuclidSymbol"/>
        </w:rPr>
        <w:t xml:space="preserve"> cos(2</w:t>
      </w:r>
      <w:r w:rsidRPr="00951F4F">
        <w:rPr>
          <w:rFonts w:ascii="Calibri" w:hAnsi="Calibri" w:cs="Calibri"/>
        </w:rPr>
        <w:t>π</w:t>
      </w:r>
      <w:r w:rsidR="00951F4F">
        <w:rPr>
          <w:rFonts w:ascii="RotisSerif-Italic" w:hAnsi="RotisSerif-Italic" w:cs="RotisSerif-Italic"/>
          <w:i/>
          <w:iCs/>
        </w:rPr>
        <w:t>T</w:t>
      </w:r>
      <w:r w:rsidR="00951F4F" w:rsidRPr="00951F4F">
        <w:rPr>
          <w:rFonts w:ascii="RotisSerif-Italic" w:hAnsi="RotisSerif-Italic" w:cs="RotisSerif-Italic"/>
          <w:i/>
          <w:iCs/>
          <w:vertAlign w:val="subscript"/>
        </w:rPr>
        <w:t>ij</w:t>
      </w:r>
      <w:r w:rsidR="00951F4F" w:rsidRPr="00951F4F">
        <w:rPr>
          <w:rFonts w:ascii="EuclidSymbol" w:hAnsi="EuclidSymbol" w:cs="EuclidSymbol"/>
        </w:rPr>
        <w:t>) +</w:t>
      </w:r>
      <w:r w:rsidRPr="00951F4F">
        <w:rPr>
          <w:rFonts w:ascii="EuclidSymbol" w:hAnsi="EuclidSymbol" w:cs="EuclidSymbol"/>
        </w:rPr>
        <w:t xml:space="preserve"> </w:t>
      </w:r>
      <w:r w:rsidR="007C443F" w:rsidRPr="007C443F">
        <w:t>ε</w:t>
      </w:r>
      <w:r w:rsidR="00951F4F" w:rsidRPr="00951F4F">
        <w:rPr>
          <w:rFonts w:ascii="Calibri" w:hAnsi="Calibri" w:cs="Calibri"/>
          <w:i/>
          <w:iCs/>
          <w:vertAlign w:val="subscript"/>
        </w:rPr>
        <w:t>ij</w:t>
      </w:r>
      <w:r w:rsidR="00951F4F">
        <w:rPr>
          <w:rFonts w:ascii="Calibri" w:hAnsi="Calibri" w:cs="Calibri"/>
          <w:i/>
          <w:iCs/>
          <w:sz w:val="20"/>
          <w:szCs w:val="20"/>
        </w:rPr>
        <w:t xml:space="preserve">                        </w:t>
      </w:r>
      <w:r w:rsidR="00951F4F" w:rsidRPr="00951F4F">
        <w:rPr>
          <w:rFonts w:ascii="RotisSerif" w:hAnsi="RotisSerif" w:cs="RotisSerif"/>
          <w:sz w:val="22"/>
          <w:szCs w:val="22"/>
        </w:rPr>
        <w:t xml:space="preserve"> (</w:t>
      </w:r>
      <w:r w:rsidR="00951F4F">
        <w:rPr>
          <w:rFonts w:ascii="RotisSerif" w:hAnsi="RotisSerif" w:cs="RotisSerif"/>
          <w:sz w:val="22"/>
          <w:szCs w:val="22"/>
        </w:rPr>
        <w:t>1</w:t>
      </w:r>
      <w:r>
        <w:rPr>
          <w:rFonts w:ascii="RotisSerif" w:hAnsi="RotisSerif" w:cs="RotisSerif"/>
          <w:sz w:val="22"/>
          <w:szCs w:val="22"/>
        </w:rPr>
        <w:t>)</w:t>
      </w:r>
    </w:p>
    <w:p w14:paraId="778DDFA2" w14:textId="18C95346" w:rsidR="00A16D2E" w:rsidRDefault="00A16D2E" w:rsidP="00653311"/>
    <w:p w14:paraId="638C6042" w14:textId="7153FA11" w:rsidR="007C443F" w:rsidRDefault="00951F4F" w:rsidP="00653311">
      <w:r>
        <w:t>Where</w:t>
      </w:r>
      <w:r w:rsidR="007C443F">
        <w:t xml:space="preserve"> for a specific day </w:t>
      </w:r>
      <w:r w:rsidR="007C443F" w:rsidRPr="007C443F">
        <w:rPr>
          <w:i/>
        </w:rPr>
        <w:t>i</w:t>
      </w:r>
      <w:r w:rsidR="007C443F">
        <w:t xml:space="preserve"> and year </w:t>
      </w:r>
      <w:r w:rsidR="007C443F" w:rsidRPr="007C443F">
        <w:rPr>
          <w:i/>
        </w:rPr>
        <w:t>j</w:t>
      </w:r>
      <w:r w:rsidR="007C443F">
        <w:t xml:space="preserve">: </w:t>
      </w:r>
    </w:p>
    <w:p w14:paraId="7E8C5CFF" w14:textId="35932021" w:rsidR="00A16D2E" w:rsidRDefault="00951F4F" w:rsidP="007C443F">
      <w:pPr>
        <w:autoSpaceDE w:val="0"/>
        <w:autoSpaceDN w:val="0"/>
        <w:adjustRightInd w:val="0"/>
      </w:pPr>
      <w:r w:rsidRPr="00951F4F">
        <w:rPr>
          <w:i/>
        </w:rPr>
        <w:t>C</w:t>
      </w:r>
      <w:r>
        <w:t>; is the concentration</w:t>
      </w:r>
      <w:r w:rsidR="007C443F">
        <w:t xml:space="preserve"> </w:t>
      </w:r>
      <w:r>
        <w:t xml:space="preserve">(in mg/L), </w:t>
      </w:r>
      <w:r w:rsidRPr="007C443F">
        <w:rPr>
          <w:i/>
        </w:rPr>
        <w:t>Q</w:t>
      </w:r>
      <w:r>
        <w:t>; is the mean daily discharge</w:t>
      </w:r>
      <w:r w:rsidR="007C443F">
        <w:t xml:space="preserve"> (</w:t>
      </w:r>
      <w:r>
        <w:t>in m</w:t>
      </w:r>
      <w:r w:rsidRPr="008E0812">
        <w:rPr>
          <w:vertAlign w:val="superscript"/>
        </w:rPr>
        <w:t>3</w:t>
      </w:r>
      <w:r>
        <w:t>/s</w:t>
      </w:r>
      <w:r w:rsidR="007C443F">
        <w:t>)</w:t>
      </w:r>
      <w:r>
        <w:t xml:space="preserve">, T; is the time in </w:t>
      </w:r>
      <w:r w:rsidR="00D90BAC">
        <w:t xml:space="preserve">decimal </w:t>
      </w:r>
      <w:r>
        <w:t>years</w:t>
      </w:r>
      <w:r w:rsidR="007C443F">
        <w:t xml:space="preserve">, </w:t>
      </w:r>
      <w:r w:rsidR="007C443F" w:rsidRPr="007C443F">
        <w:t>β</w:t>
      </w:r>
      <w:r w:rsidR="007C443F">
        <w:t>;</w:t>
      </w:r>
      <w:r w:rsidR="007C443F" w:rsidRPr="007C443F">
        <w:t xml:space="preserve"> are fitted coefficients,</w:t>
      </w:r>
      <w:r w:rsidR="007C443F">
        <w:t xml:space="preserve"> </w:t>
      </w:r>
      <w:r w:rsidR="007C443F" w:rsidRPr="007C443F">
        <w:t>and ε is the unexplained variation</w:t>
      </w:r>
      <w:del w:id="278" w:author="Microsoft Office User" w:date="2019-10-23T09:22:00Z">
        <w:r w:rsidR="007C443F" w:rsidDel="00B75DB8">
          <w:delText>.</w:delText>
        </w:r>
      </w:del>
      <w:r w:rsidR="007C443F">
        <w:t xml:space="preserve"> </w:t>
      </w:r>
      <w:del w:id="279" w:author="Microsoft Office User" w:date="2019-10-23T09:22:00Z">
        <w:r w:rsidR="00D90BAC" w:rsidDel="00B75DB8">
          <w:delText>To estimate a continuance concentration, a</w:delText>
        </w:r>
        <w:r w:rsidR="00B92D7E" w:rsidDel="00B75DB8">
          <w:delText xml:space="preserve"> unique regression model is fitted to each sampled concentration, this regression is a product time (T), Discharge log(Q), and season of the year</w:delText>
        </w:r>
        <w:r w:rsidR="00D90BAC" w:rsidDel="00B75DB8">
          <w:delText xml:space="preserve"> </w:delText>
        </w:r>
      </w:del>
      <w:r w:rsidR="00D90BAC">
        <w:t>(</w:t>
      </w:r>
      <w:r w:rsidR="00D90BAC" w:rsidRPr="001509C4">
        <w:rPr>
          <w:highlight w:val="cyan"/>
        </w:rPr>
        <w:t>Hirsch et al. 2010</w:t>
      </w:r>
      <w:r w:rsidR="00D90BAC">
        <w:t>)</w:t>
      </w:r>
      <w:r w:rsidR="00B92D7E">
        <w:t xml:space="preserve">. </w:t>
      </w:r>
      <w:ins w:id="280" w:author="Microsoft Office User" w:date="2019-10-23T09:30:00Z">
        <w:r w:rsidR="00C04FA7">
          <w:t xml:space="preserve">Statistical significance of the calculated loads </w:t>
        </w:r>
      </w:ins>
      <w:ins w:id="281" w:author="Microsoft Office User" w:date="2019-10-30T08:25:00Z">
        <w:r w:rsidR="00AA3003">
          <w:t>is</w:t>
        </w:r>
      </w:ins>
      <w:ins w:id="282" w:author="Microsoft Office User" w:date="2019-10-23T09:30:00Z">
        <w:r w:rsidR="00C04FA7">
          <w:t xml:space="preserve"> given by a flux bias statistic.  </w:t>
        </w:r>
      </w:ins>
      <w:ins w:id="283" w:author="Microsoft Office User" w:date="2019-10-23T09:31:00Z">
        <w:r w:rsidR="00C04FA7">
          <w:t xml:space="preserve">Most of those indicated a favorable model with a bias statistic of plus or minus 1 to 10%.  </w:t>
        </w:r>
      </w:ins>
      <w:ins w:id="284" w:author="Microsoft Office User" w:date="2019-10-23T09:36:00Z">
        <w:r w:rsidR="00C04FA7">
          <w:t>Estimates of conce</w:t>
        </w:r>
      </w:ins>
      <w:ins w:id="285" w:author="Microsoft Office User" w:date="2019-10-23T09:37:00Z">
        <w:r w:rsidR="00C04FA7">
          <w:t xml:space="preserve">ntration and load can be presented on a daily to annual time scale. </w:t>
        </w:r>
      </w:ins>
      <w:ins w:id="286" w:author="Microsoft Office User" w:date="2019-10-23T09:39:00Z">
        <w:r w:rsidR="005C0657">
          <w:t xml:space="preserve">Further information about how concentrations and loads change with time is provided by a flow normalization calculation. </w:t>
        </w:r>
      </w:ins>
      <w:ins w:id="287" w:author="Microsoft Office User" w:date="2019-10-23T09:37:00Z">
        <w:r w:rsidR="00C04FA7">
          <w:t xml:space="preserve"> </w:t>
        </w:r>
      </w:ins>
      <w:r w:rsidR="008B1D97">
        <w:t>Within</w:t>
      </w:r>
      <w:r w:rsidR="00D90BAC">
        <w:t xml:space="preserve"> an annual time period</w:t>
      </w:r>
      <w:r w:rsidR="003E06B5">
        <w:t xml:space="preserve">, there </w:t>
      </w:r>
      <w:r w:rsidR="0072209A">
        <w:t>are</w:t>
      </w:r>
      <w:r w:rsidR="003E06B5">
        <w:t xml:space="preserve"> great </w:t>
      </w:r>
      <w:r w:rsidR="00D90BAC">
        <w:t xml:space="preserve">variation in </w:t>
      </w:r>
      <w:r w:rsidR="0072209A">
        <w:t xml:space="preserve">historical </w:t>
      </w:r>
      <w:r w:rsidR="00D90BAC">
        <w:t>streamflow measurement at any given site</w:t>
      </w:r>
      <w:r w:rsidR="0072209A">
        <w:t xml:space="preserve"> over the period of the record</w:t>
      </w:r>
      <w:ins w:id="288" w:author="Microsoft Office User" w:date="2019-10-23T09:46:00Z">
        <w:r w:rsidR="0090489E">
          <w:t>, which may be natural, such as flood and drought cycles, or through water management</w:t>
        </w:r>
      </w:ins>
      <w:r w:rsidR="003E06B5">
        <w:t>.</w:t>
      </w:r>
      <w:r w:rsidR="0072209A">
        <w:t xml:space="preserve"> </w:t>
      </w:r>
      <w:del w:id="289" w:author="Microsoft Office User" w:date="2019-10-23T09:46:00Z">
        <w:r w:rsidR="0072209A" w:rsidDel="0090489E">
          <w:delText>Although these variations are real and might be related in extreme weather conditions (extreme wet or drought years)</w:delText>
        </w:r>
      </w:del>
      <w:del w:id="290" w:author="Microsoft Office User" w:date="2019-10-23T09:45:00Z">
        <w:r w:rsidR="0072209A" w:rsidDel="0090489E">
          <w:delText>;</w:delText>
        </w:r>
      </w:del>
      <w:del w:id="291" w:author="Microsoft Office User" w:date="2019-10-23T09:46:00Z">
        <w:r w:rsidR="0072209A" w:rsidDel="0090489E">
          <w:delText xml:space="preserve"> these measurement will have </w:delText>
        </w:r>
        <w:r w:rsidR="003E06B5" w:rsidDel="0090489E">
          <w:delText xml:space="preserve">great influence on the </w:delText>
        </w:r>
        <w:r w:rsidR="00D143E6" w:rsidDel="0090489E">
          <w:delText xml:space="preserve">WRTDS historically simulated </w:delText>
        </w:r>
        <w:r w:rsidR="003E06B5" w:rsidDel="0090489E">
          <w:delText xml:space="preserve">nutrient concentration and trends </w:delText>
        </w:r>
        <w:r w:rsidR="0072209A" w:rsidDel="0090489E">
          <w:delText>w</w:delText>
        </w:r>
        <w:r w:rsidR="00D143E6" w:rsidDel="0090489E">
          <w:delText xml:space="preserve">ithin the </w:delText>
        </w:r>
        <w:r w:rsidR="004F74FF" w:rsidDel="0090489E">
          <w:delText>1970-2019</w:delText>
        </w:r>
        <w:r w:rsidR="008E0812" w:rsidDel="0090489E">
          <w:delText xml:space="preserve"> </w:delText>
        </w:r>
        <w:r w:rsidR="00D143E6" w:rsidDel="0090489E">
          <w:delText xml:space="preserve">period. </w:delText>
        </w:r>
      </w:del>
      <w:r w:rsidR="00D143E6">
        <w:t>To deal with discharge variations the F</w:t>
      </w:r>
      <w:r w:rsidR="008B1D97">
        <w:t>low</w:t>
      </w:r>
      <w:r w:rsidR="00D143E6">
        <w:t>-N</w:t>
      </w:r>
      <w:r w:rsidR="008B1D97">
        <w:t>ormalized</w:t>
      </w:r>
      <w:r w:rsidR="00D143E6">
        <w:t>-C</w:t>
      </w:r>
      <w:r w:rsidR="008B1D97">
        <w:t>oncentrations (FNC) approach is used in WRTDS</w:t>
      </w:r>
      <w:r w:rsidR="00D143E6">
        <w:t xml:space="preserve"> (</w:t>
      </w:r>
      <w:r w:rsidR="00D143E6" w:rsidRPr="001509C4">
        <w:rPr>
          <w:highlight w:val="cyan"/>
        </w:rPr>
        <w:t>Hirsch et al. 2010</w:t>
      </w:r>
      <w:r w:rsidR="00D143E6">
        <w:t>)</w:t>
      </w:r>
      <w:r w:rsidR="008B1D97">
        <w:t xml:space="preserve">. </w:t>
      </w:r>
      <w:r w:rsidR="00D143E6">
        <w:t xml:space="preserve">The FNC for day </w:t>
      </w:r>
      <w:r w:rsidR="00D143E6" w:rsidRPr="00D143E6">
        <w:rPr>
          <w:i/>
        </w:rPr>
        <w:t>i</w:t>
      </w:r>
      <w:r w:rsidR="00D143E6">
        <w:t xml:space="preserve"> and year </w:t>
      </w:r>
      <w:r w:rsidR="00D143E6" w:rsidRPr="00D143E6">
        <w:rPr>
          <w:i/>
        </w:rPr>
        <w:t>j</w:t>
      </w:r>
      <w:r w:rsidR="00D143E6">
        <w:t xml:space="preserve"> is defined as (equation2): </w:t>
      </w:r>
    </w:p>
    <w:p w14:paraId="611D0F14" w14:textId="77777777" w:rsidR="00D143E6" w:rsidRDefault="00D143E6" w:rsidP="007C443F">
      <w:pPr>
        <w:autoSpaceDE w:val="0"/>
        <w:autoSpaceDN w:val="0"/>
        <w:adjustRightInd w:val="0"/>
      </w:pPr>
    </w:p>
    <w:p w14:paraId="696F492B" w14:textId="0E3E5878" w:rsidR="00D143E6" w:rsidRDefault="00807E0A" w:rsidP="00D143E6">
      <w:pPr>
        <w:autoSpaceDE w:val="0"/>
        <w:autoSpaceDN w:val="0"/>
        <w:adjustRightInd w:val="0"/>
        <w:jc w:val="center"/>
      </w:pP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w</m:t>
            </m:r>
            <m:d>
              <m:dPr>
                <m:ctrlPr>
                  <w:rPr>
                    <w:rFonts w:ascii="Cambria Math" w:hAnsi="Cambria Math"/>
                    <w:i/>
                  </w:rPr>
                </m:ctrlPr>
              </m:dPr>
              <m:e>
                <m:r>
                  <w:rPr>
                    <w:rFonts w:ascii="Cambria Math" w:hAnsi="Cambria Math"/>
                  </w:rPr>
                  <m:t xml:space="preserve">Q, </m:t>
                </m:r>
                <m:sSub>
                  <m:sSubPr>
                    <m:ctrlPr>
                      <w:rPr>
                        <w:rFonts w:ascii="Cambria Math" w:hAnsi="Cambria Math"/>
                        <w:i/>
                      </w:rPr>
                    </m:ctrlPr>
                  </m:sSubPr>
                  <m:e>
                    <m:r>
                      <w:rPr>
                        <w:rFonts w:ascii="Cambria Math" w:hAnsi="Cambria Math"/>
                      </w:rPr>
                      <m:t>T</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d>
              <m:dPr>
                <m:ctrlPr>
                  <w:rPr>
                    <w:rFonts w:ascii="Cambria Math" w:hAnsi="Cambria Math"/>
                    <w:i/>
                  </w:rPr>
                </m:ctrlPr>
              </m:dPr>
              <m:e>
                <m:r>
                  <w:rPr>
                    <w:rFonts w:ascii="Cambria Math" w:hAnsi="Cambria Math"/>
                  </w:rPr>
                  <m:t>Q</m:t>
                </m:r>
              </m:e>
            </m:d>
            <m:r>
              <w:rPr>
                <w:rFonts w:ascii="Cambria Math" w:hAnsi="Cambria Math"/>
              </w:rPr>
              <m:t>dQ</m:t>
            </m:r>
          </m:e>
        </m:nary>
      </m:oMath>
      <w:r w:rsidR="00D143E6">
        <w:rPr>
          <w:rFonts w:eastAsiaTheme="minorEastAsia"/>
        </w:rPr>
        <w:t xml:space="preserve">                                                        (2)</w:t>
      </w:r>
    </w:p>
    <w:p w14:paraId="37B7FABF" w14:textId="281B40AA" w:rsidR="00A16D2E" w:rsidRDefault="00A16D2E" w:rsidP="00653311"/>
    <w:p w14:paraId="388C73FA" w14:textId="7F4A1CD3" w:rsidR="00A16D2E" w:rsidRDefault="00A16D2E" w:rsidP="00653311"/>
    <w:p w14:paraId="5940D724" w14:textId="637B4BA6" w:rsidR="00A16D2E" w:rsidRDefault="00AC298D" w:rsidP="00A938CD">
      <w:pPr>
        <w:jc w:val="both"/>
      </w:pPr>
      <w:r>
        <w:t xml:space="preserve">Where: </w:t>
      </w:r>
      <w:r w:rsidR="00D143E6">
        <w:t>C</w:t>
      </w:r>
      <w:r w:rsidR="00D143E6" w:rsidRPr="00AC298D">
        <w:rPr>
          <w:i/>
          <w:vertAlign w:val="subscript"/>
        </w:rPr>
        <w:t>ij</w:t>
      </w:r>
      <w:r w:rsidR="00D143E6">
        <w:t xml:space="preserve"> is the flow-normalized-concentration for day </w:t>
      </w:r>
      <w:r w:rsidRPr="00AC298D">
        <w:rPr>
          <w:i/>
        </w:rPr>
        <w:t>i</w:t>
      </w:r>
      <w:r w:rsidR="00D143E6">
        <w:t xml:space="preserve"> and year </w:t>
      </w:r>
      <w:r w:rsidR="00D143E6" w:rsidRPr="00AC298D">
        <w:rPr>
          <w:i/>
        </w:rPr>
        <w:t>j</w:t>
      </w:r>
      <w:r w:rsidR="00D143E6">
        <w:t>,</w:t>
      </w:r>
      <w:r>
        <w:t xml:space="preserve"> g</w:t>
      </w:r>
      <w:r w:rsidRPr="00AC298D">
        <w:rPr>
          <w:i/>
          <w:vertAlign w:val="subscript"/>
        </w:rPr>
        <w:t>ij</w:t>
      </w:r>
      <w:r>
        <w:t xml:space="preserve">(Q) is the probability density function of discharge (Q) for day </w:t>
      </w:r>
      <w:r w:rsidRPr="00AC298D">
        <w:rPr>
          <w:i/>
        </w:rPr>
        <w:t>i</w:t>
      </w:r>
      <w:r>
        <w:t xml:space="preserve"> of year </w:t>
      </w:r>
      <w:r w:rsidRPr="00AC298D">
        <w:rPr>
          <w:i/>
        </w:rPr>
        <w:t>j</w:t>
      </w:r>
      <w:r>
        <w:t xml:space="preserve">, and </w:t>
      </w:r>
      <w:r w:rsidRPr="00AC298D">
        <w:t>w(Q,T</w:t>
      </w:r>
      <w:r w:rsidRPr="00AC298D">
        <w:rPr>
          <w:vertAlign w:val="subscript"/>
        </w:rPr>
        <w:t>ij</w:t>
      </w:r>
      <w:r w:rsidRPr="00AC298D">
        <w:t>) is a smooth continuous function of two variables,</w:t>
      </w:r>
      <w:r>
        <w:t xml:space="preserve"> </w:t>
      </w:r>
      <w:r w:rsidRPr="00AC298D">
        <w:t xml:space="preserve">discharge (Q) in m3/s, and time (T) </w:t>
      </w:r>
      <w:r>
        <w:t xml:space="preserve">value for day </w:t>
      </w:r>
      <w:r w:rsidRPr="00AC298D">
        <w:rPr>
          <w:i/>
        </w:rPr>
        <w:t>i</w:t>
      </w:r>
      <w:r>
        <w:t xml:space="preserve"> and year </w:t>
      </w:r>
      <w:r w:rsidRPr="00AC298D">
        <w:rPr>
          <w:i/>
        </w:rPr>
        <w:t>j</w:t>
      </w:r>
      <w:r>
        <w:t>.</w:t>
      </w:r>
      <w:r w:rsidR="00A938CD">
        <w:t xml:space="preserve"> WRTDS uses </w:t>
      </w:r>
      <w:r w:rsidR="00A938CD" w:rsidRPr="00A938CD">
        <w:t>weighted regression approach</w:t>
      </w:r>
      <w:r w:rsidR="00A938CD">
        <w:t xml:space="preserve"> to estimate </w:t>
      </w:r>
      <w:r w:rsidR="00A938CD" w:rsidRPr="00A938CD">
        <w:rPr>
          <w:i/>
        </w:rPr>
        <w:t>w</w:t>
      </w:r>
      <w:r w:rsidR="00A938CD">
        <w:t xml:space="preserve">, g(Q) is estimated with the flow-normalization approach with the assumption that discharge is stationary for any day </w:t>
      </w:r>
      <w:r w:rsidR="00A938CD" w:rsidRPr="00A938CD">
        <w:rPr>
          <w:i/>
        </w:rPr>
        <w:t>i</w:t>
      </w:r>
      <w:r w:rsidR="00A938CD">
        <w:t xml:space="preserve"> in a year </w:t>
      </w:r>
      <w:r w:rsidR="00A938CD" w:rsidRPr="00A938CD">
        <w:rPr>
          <w:i/>
        </w:rPr>
        <w:t>j</w:t>
      </w:r>
      <w:r w:rsidR="00A938CD">
        <w:t xml:space="preserve"> over the period of record (</w:t>
      </w:r>
      <w:r w:rsidR="00A938CD" w:rsidRPr="001509C4">
        <w:rPr>
          <w:highlight w:val="cyan"/>
        </w:rPr>
        <w:t>Hirsch et al. 2010</w:t>
      </w:r>
      <w:r w:rsidR="00A938CD">
        <w:t xml:space="preserve">). </w:t>
      </w:r>
    </w:p>
    <w:p w14:paraId="0C12176B" w14:textId="53DD1005" w:rsidR="00657E98" w:rsidDel="00516571" w:rsidRDefault="00657E98" w:rsidP="00A938CD">
      <w:pPr>
        <w:jc w:val="both"/>
        <w:rPr>
          <w:del w:id="292" w:author="Microsoft Office User" w:date="2019-10-23T09:48:00Z"/>
        </w:rPr>
      </w:pPr>
      <w:del w:id="293" w:author="Microsoft Office User" w:date="2019-10-23T09:48:00Z">
        <w:r w:rsidDel="00516571">
          <w:delText xml:space="preserve">The flow normalized-concentrations </w:delText>
        </w:r>
        <w:r w:rsidR="003A3A73" w:rsidDel="00516571">
          <w:delText>w</w:delText>
        </w:r>
        <w:r w:rsidR="00835837" w:rsidDel="00516571">
          <w:delText>ere</w:delText>
        </w:r>
        <w:r w:rsidDel="00516571">
          <w:delText xml:space="preserve"> used to compute a flux estimation using the f</w:delText>
        </w:r>
      </w:del>
      <w:del w:id="294" w:author="Microsoft Office User" w:date="2019-10-23T09:47:00Z">
        <w:r w:rsidDel="00516571">
          <w:delText>a</w:delText>
        </w:r>
      </w:del>
      <w:del w:id="295" w:author="Microsoft Office User" w:date="2019-10-23T09:48:00Z">
        <w:r w:rsidDel="00516571">
          <w:delText>llowing equation:</w:delText>
        </w:r>
      </w:del>
    </w:p>
    <w:p w14:paraId="25CC1A47" w14:textId="62BC6442" w:rsidR="00657E98" w:rsidDel="00516571" w:rsidRDefault="00657E98" w:rsidP="00A938CD">
      <w:pPr>
        <w:jc w:val="both"/>
        <w:rPr>
          <w:del w:id="296" w:author="Microsoft Office User" w:date="2019-10-23T09:48:00Z"/>
        </w:rPr>
      </w:pPr>
    </w:p>
    <w:p w14:paraId="4B202842" w14:textId="455E39EA" w:rsidR="00657E98" w:rsidDel="00516571" w:rsidRDefault="00807E0A" w:rsidP="00657E98">
      <w:pPr>
        <w:jc w:val="center"/>
        <w:rPr>
          <w:del w:id="297" w:author="Microsoft Office User" w:date="2019-10-23T09:48:00Z"/>
          <w:rFonts w:eastAsiaTheme="minorEastAsia"/>
        </w:rPr>
      </w:pPr>
      <m:oMath>
        <m:sSup>
          <m:sSupPr>
            <m:ctrlPr>
              <w:del w:id="298" w:author="Microsoft Office User" w:date="2019-10-23T09:48:00Z">
                <w:rPr>
                  <w:rFonts w:ascii="Cambria Math" w:hAnsi="Cambria Math"/>
                  <w:i/>
                </w:rPr>
              </w:del>
            </m:ctrlPr>
          </m:sSupPr>
          <m:e>
            <m:r>
              <w:del w:id="299" w:author="Microsoft Office User" w:date="2019-10-23T09:48:00Z">
                <w:rPr>
                  <w:rFonts w:ascii="Cambria Math" w:hAnsi="Cambria Math"/>
                </w:rPr>
                <m:t>f</m:t>
              </w:del>
            </m:r>
          </m:e>
          <m:sup>
            <m:r>
              <w:del w:id="300" w:author="Microsoft Office User" w:date="2019-10-23T09:48:00Z">
                <w:rPr>
                  <w:rFonts w:ascii="Cambria Math" w:hAnsi="Cambria Math"/>
                </w:rPr>
                <m:t xml:space="preserve">^  </m:t>
              </w:del>
            </m:r>
          </m:sup>
        </m:sSup>
        <m:r>
          <w:del w:id="301" w:author="Microsoft Office User" w:date="2019-10-23T09:48:00Z">
            <w:rPr>
              <w:rFonts w:ascii="Cambria Math" w:hAnsi="Cambria Math"/>
            </w:rPr>
            <m:t xml:space="preserve">=86.40 </m:t>
          </w:del>
        </m:r>
        <m:sSup>
          <m:sSupPr>
            <m:ctrlPr>
              <w:del w:id="302" w:author="Microsoft Office User" w:date="2019-10-23T09:48:00Z">
                <w:rPr>
                  <w:rFonts w:ascii="Cambria Math" w:hAnsi="Cambria Math"/>
                  <w:i/>
                </w:rPr>
              </w:del>
            </m:ctrlPr>
          </m:sSupPr>
          <m:e>
            <m:r>
              <w:del w:id="303" w:author="Microsoft Office User" w:date="2019-10-23T09:48:00Z">
                <w:rPr>
                  <w:rFonts w:ascii="Cambria Math" w:hAnsi="Cambria Math"/>
                </w:rPr>
                <m:t>c</m:t>
              </w:del>
            </m:r>
          </m:e>
          <m:sup>
            <m:r>
              <w:del w:id="304" w:author="Microsoft Office User" w:date="2019-10-23T09:48:00Z">
                <w:rPr>
                  <w:rFonts w:ascii="Cambria Math" w:hAnsi="Cambria Math"/>
                </w:rPr>
                <m:t>^</m:t>
              </w:del>
            </m:r>
          </m:sup>
        </m:sSup>
        <w:commentRangeStart w:id="305"/>
        <m:r>
          <w:del w:id="306" w:author="Microsoft Office User" w:date="2019-10-23T09:48:00Z">
            <w:rPr>
              <w:rFonts w:ascii="Cambria Math" w:hAnsi="Cambria Math"/>
            </w:rPr>
            <m:t>Q</m:t>
          </w:del>
        </m:r>
        <w:commentRangeEnd w:id="305"/>
        <m:r>
          <w:del w:id="307" w:author="Microsoft Office User" w:date="2019-10-23T09:48:00Z">
            <m:rPr>
              <m:sty m:val="p"/>
            </m:rPr>
            <w:rPr>
              <w:rStyle w:val="CommentReference"/>
            </w:rPr>
            <w:commentReference w:id="305"/>
          </w:del>
        </m:r>
      </m:oMath>
      <w:del w:id="308" w:author="Microsoft Office User" w:date="2019-10-23T09:48:00Z">
        <w:r w:rsidR="00657E98" w:rsidDel="00516571">
          <w:rPr>
            <w:rFonts w:eastAsiaTheme="minorEastAsia"/>
          </w:rPr>
          <w:delText xml:space="preserve">                                                                                   (3)</w:delText>
        </w:r>
      </w:del>
    </w:p>
    <w:p w14:paraId="5E04102E" w14:textId="4AE0AE3C" w:rsidR="00657E98" w:rsidDel="00516571" w:rsidRDefault="00657E98" w:rsidP="00A938CD">
      <w:pPr>
        <w:jc w:val="both"/>
        <w:rPr>
          <w:del w:id="309" w:author="Microsoft Office User" w:date="2019-10-23T09:48:00Z"/>
          <w:rFonts w:eastAsiaTheme="minorEastAsia"/>
        </w:rPr>
      </w:pPr>
    </w:p>
    <w:p w14:paraId="20EA043E" w14:textId="4813F9BB" w:rsidR="00657E98" w:rsidDel="00516571" w:rsidRDefault="00657E98" w:rsidP="00A938CD">
      <w:pPr>
        <w:jc w:val="both"/>
        <w:rPr>
          <w:del w:id="310" w:author="Microsoft Office User" w:date="2019-10-23T09:48:00Z"/>
        </w:rPr>
      </w:pPr>
      <w:del w:id="311" w:author="Microsoft Office User" w:date="2019-10-23T09:48:00Z">
        <w:r w:rsidDel="00516571">
          <w:delText xml:space="preserve">Where, </w:delText>
        </w:r>
        <m:oMath>
          <m:sSup>
            <m:sSupPr>
              <m:ctrlPr>
                <w:rPr>
                  <w:rFonts w:ascii="Cambria Math" w:hAnsi="Cambria Math"/>
                  <w:i/>
                </w:rPr>
              </m:ctrlPr>
            </m:sSupPr>
            <m:e>
              <m:r>
                <w:rPr>
                  <w:rFonts w:ascii="Cambria Math" w:hAnsi="Cambria Math"/>
                </w:rPr>
                <m:t>f</m:t>
              </m:r>
            </m:e>
            <m:sup>
              <m:r>
                <w:rPr>
                  <w:rFonts w:ascii="Cambria Math" w:hAnsi="Cambria Math"/>
                </w:rPr>
                <m:t xml:space="preserve">^  </m:t>
              </m:r>
            </m:sup>
          </m:sSup>
        </m:oMath>
        <w:r w:rsidDel="00516571">
          <w:rPr>
            <w:rFonts w:eastAsiaTheme="minorEastAsia"/>
          </w:rPr>
          <w:delText xml:space="preserve">is the estimated daily flux, in kg/day, </w:delText>
        </w:r>
        <m:oMath>
          <m:sSup>
            <m:sSupPr>
              <m:ctrlPr>
                <w:rPr>
                  <w:rFonts w:ascii="Cambria Math" w:hAnsi="Cambria Math"/>
                  <w:i/>
                </w:rPr>
              </m:ctrlPr>
            </m:sSupPr>
            <m:e>
              <m:r>
                <w:rPr>
                  <w:rFonts w:ascii="Cambria Math" w:hAnsi="Cambria Math"/>
                </w:rPr>
                <m:t>c</m:t>
              </m:r>
            </m:e>
            <m:sup>
              <m:r>
                <w:rPr>
                  <w:rFonts w:ascii="Cambria Math" w:hAnsi="Cambria Math"/>
                </w:rPr>
                <m:t>^</m:t>
              </m:r>
            </m:sup>
          </m:sSup>
        </m:oMath>
        <w:r w:rsidDel="00516571">
          <w:rPr>
            <w:rFonts w:eastAsiaTheme="minorEastAsia"/>
          </w:rPr>
          <w:delText xml:space="preserve"> is the estimated daily concentration in mg/l, and </w:delText>
        </w:r>
        <m:oMath>
          <m:r>
            <w:rPr>
              <w:rFonts w:ascii="Cambria Math" w:hAnsi="Cambria Math"/>
            </w:rPr>
            <m:t>Q</m:t>
          </m:r>
        </m:oMath>
        <w:r w:rsidDel="00516571">
          <w:rPr>
            <w:rFonts w:eastAsiaTheme="minorEastAsia"/>
          </w:rPr>
          <w:delText xml:space="preserve"> is daily discharge in m3/sec, 86.40 is the unit conversion factor. These estimations </w:delText>
        </w:r>
        <w:r w:rsidR="00835837" w:rsidDel="00516571">
          <w:rPr>
            <w:rFonts w:eastAsiaTheme="minorEastAsia"/>
          </w:rPr>
          <w:delText xml:space="preserve">were </w:delText>
        </w:r>
        <w:r w:rsidDel="00516571">
          <w:rPr>
            <w:rFonts w:eastAsiaTheme="minorEastAsia"/>
          </w:rPr>
          <w:delText>then averaged and evaluated over a</w:delText>
        </w:r>
        <w:r w:rsidR="00835837" w:rsidDel="00516571">
          <w:rPr>
            <w:rFonts w:eastAsiaTheme="minorEastAsia"/>
          </w:rPr>
          <w:delText>n</w:delText>
        </w:r>
        <w:r w:rsidDel="00516571">
          <w:rPr>
            <w:rFonts w:eastAsiaTheme="minorEastAsia"/>
          </w:rPr>
          <w:delText xml:space="preserve"> annual </w:delText>
        </w:r>
        <w:r w:rsidR="00835837" w:rsidDel="00516571">
          <w:rPr>
            <w:rFonts w:eastAsiaTheme="minorEastAsia"/>
          </w:rPr>
          <w:delText xml:space="preserve">time series. </w:delText>
        </w:r>
        <w:r w:rsidDel="00516571">
          <w:rPr>
            <w:rFonts w:eastAsiaTheme="minorEastAsia"/>
          </w:rPr>
          <w:delText xml:space="preserve">  </w:delText>
        </w:r>
      </w:del>
    </w:p>
    <w:p w14:paraId="4FE9EC3C" w14:textId="5C18AAB6" w:rsidR="000E03E9" w:rsidRDefault="000E03E9" w:rsidP="00A938CD">
      <w:pPr>
        <w:jc w:val="both"/>
      </w:pPr>
    </w:p>
    <w:p w14:paraId="50560F17" w14:textId="118BC384" w:rsidR="00516571" w:rsidRDefault="00516571" w:rsidP="00516571">
      <w:pPr>
        <w:autoSpaceDE w:val="0"/>
        <w:autoSpaceDN w:val="0"/>
        <w:adjustRightInd w:val="0"/>
        <w:ind w:firstLine="720"/>
        <w:rPr>
          <w:ins w:id="312" w:author="Microsoft Office User" w:date="2019-10-24T09:33:00Z"/>
        </w:rPr>
      </w:pPr>
      <w:ins w:id="313" w:author="Microsoft Office User" w:date="2019-10-23T09:49:00Z">
        <w:r>
          <w:t xml:space="preserve">Trends in concentration or load, and their significance levels, were calculated using the EGRETci R-package. The EGRETci R-package uses a bootstrap method  and an adaptive Bayesian approach to evaluate when to accept or reject the null hypotheses (Hirsch et al., 2015).  An </w:t>
        </w:r>
        <w:r w:rsidRPr="00C40F10">
          <w:rPr>
            <w:rFonts w:ascii="Symbol" w:hAnsi="Symbol"/>
          </w:rPr>
          <w:t></w:t>
        </w:r>
        <w:r>
          <w:t xml:space="preserve"> value of 0.1 is used in order to increase the power to detect a real trend. A term, denoted as </w:t>
        </w:r>
        <w:r w:rsidRPr="000A6FCB">
          <w:rPr>
            <w:rFonts w:ascii="Symbol" w:hAnsi="Symbol"/>
          </w:rPr>
          <w:t></w:t>
        </w:r>
        <w:r>
          <w:rPr>
            <w:rFonts w:cstheme="minorHAnsi"/>
            <w:i/>
            <w:vertAlign w:val="subscript"/>
          </w:rPr>
          <w:t xml:space="preserve">f </w:t>
        </w:r>
        <w:r>
          <w:rPr>
            <w:rFonts w:cstheme="minorHAnsi"/>
          </w:rPr>
          <w:t>, is the fraction of bootstrap replicates, in an infinite number of bootstrap replicates, for which the estimated change in flow normalized flux is positive.  An estimate can be made at any stage of the bootstrap process denoted as</w:t>
        </w:r>
        <w:r>
          <w:t xml:space="preserve">  </w:t>
        </w:r>
        <w:r w:rsidRPr="00BA3761">
          <w:rPr>
            <w:rFonts w:ascii="Symbol" w:hAnsi="Symbol"/>
          </w:rPr>
          <w:t></w:t>
        </w:r>
        <w:r>
          <w:rPr>
            <w:rFonts w:ascii="Arial Unicode MS" w:eastAsia="Arial Unicode MS" w:hAnsi="Arial Unicode MS" w:cs="Arial Unicode MS" w:hint="eastAsia"/>
          </w:rPr>
          <w:t>̂</w:t>
        </w:r>
        <w:r>
          <w:rPr>
            <w:rFonts w:ascii="Arial Unicode MS" w:eastAsia="Arial Unicode MS" w:hAnsi="Arial Unicode MS" w:cs="Arial Unicode MS" w:hint="eastAsia"/>
            <w:i/>
            <w:vertAlign w:val="subscript"/>
          </w:rPr>
          <w:t>f</w:t>
        </w:r>
        <w:r>
          <w:rPr>
            <w:rFonts w:ascii="Arial Unicode MS" w:eastAsia="Arial Unicode MS" w:hAnsi="Arial Unicode MS" w:cs="Arial Unicode MS"/>
          </w:rPr>
          <w:t xml:space="preserve">.  </w:t>
        </w:r>
        <w:r w:rsidRPr="000A6FCB">
          <w:rPr>
            <w:rFonts w:eastAsia="Arial Unicode MS" w:cstheme="minorHAnsi"/>
          </w:rPr>
          <w:t>That term is defined as the mean of the Bayesian posterior distribution of</w:t>
        </w:r>
        <w:r>
          <w:rPr>
            <w:rFonts w:ascii="Arial Unicode MS" w:eastAsia="Arial Unicode MS" w:hAnsi="Arial Unicode MS" w:cs="Arial Unicode MS"/>
          </w:rPr>
          <w:t xml:space="preserve"> </w:t>
        </w:r>
        <w:r w:rsidRPr="00B836C2">
          <w:rPr>
            <w:rFonts w:ascii="Symbol" w:hAnsi="Symbol"/>
          </w:rPr>
          <w:t></w:t>
        </w:r>
        <w:r>
          <w:rPr>
            <w:rFonts w:cstheme="minorHAnsi"/>
            <w:i/>
            <w:vertAlign w:val="subscript"/>
          </w:rPr>
          <w:t>f</w:t>
        </w:r>
        <w:r>
          <w:rPr>
            <w:rFonts w:cstheme="minorHAnsi"/>
          </w:rPr>
          <w:t xml:space="preserve">.  A full description is given in Hirsch et al., 2015.  Definitions for determining the statistical significance of a trend direction, given by the function of </w:t>
        </w:r>
        <w:r w:rsidRPr="00BA3761">
          <w:rPr>
            <w:rFonts w:ascii="Symbol" w:hAnsi="Symbol"/>
          </w:rPr>
          <w:t></w:t>
        </w:r>
        <w:r>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A6FCB">
          <w:rPr>
            <w:rFonts w:cstheme="minorHAnsi"/>
          </w:rPr>
          <w:t xml:space="preserve">are given </w:t>
        </w:r>
        <w:r w:rsidRPr="000A6FCB">
          <w:rPr>
            <w:rFonts w:cstheme="minorHAnsi"/>
          </w:rPr>
          <w:lastRenderedPageBreak/>
          <w:t xml:space="preserve">in </w:t>
        </w:r>
        <w:commentRangeStart w:id="314"/>
        <w:r w:rsidRPr="000A6FCB">
          <w:rPr>
            <w:rFonts w:cstheme="minorHAnsi"/>
          </w:rPr>
          <w:t xml:space="preserve">Table </w:t>
        </w:r>
      </w:ins>
      <w:ins w:id="315" w:author="Microsoft Office User" w:date="2019-10-24T09:32:00Z">
        <w:r w:rsidR="00E77E06">
          <w:rPr>
            <w:rFonts w:cstheme="minorHAnsi"/>
          </w:rPr>
          <w:t>1</w:t>
        </w:r>
      </w:ins>
      <w:ins w:id="316" w:author="Microsoft Office User" w:date="2019-10-23T09:49:00Z">
        <w:r>
          <w:rPr>
            <w:rFonts w:cstheme="minorHAnsi"/>
          </w:rPr>
          <w:t xml:space="preserve">. </w:t>
        </w:r>
        <w:commentRangeEnd w:id="314"/>
        <w:r>
          <w:rPr>
            <w:rStyle w:val="CommentReference"/>
          </w:rPr>
          <w:commentReference w:id="314"/>
        </w:r>
      </w:ins>
      <w:del w:id="317" w:author="Microsoft Office User" w:date="2019-10-23T09:49:00Z">
        <w:r w:rsidR="000E03E9" w:rsidDel="00516571">
          <w:delText>Trends in</w:delText>
        </w:r>
        <w:r w:rsidR="00F752F0" w:rsidDel="00516571">
          <w:delText xml:space="preserve"> flow normalized</w:delText>
        </w:r>
        <w:r w:rsidR="000E03E9" w:rsidDel="00516571">
          <w:delText xml:space="preserve"> </w:delText>
        </w:r>
        <w:r w:rsidR="008416FC" w:rsidDel="00516571">
          <w:delText xml:space="preserve">concentrations and </w:delText>
        </w:r>
        <w:r w:rsidR="00F752F0" w:rsidDel="00516571">
          <w:delText>fluxes</w:delText>
        </w:r>
        <w:r w:rsidR="008416FC" w:rsidDel="00516571">
          <w:delText xml:space="preserve"> were evaluated over the 1970-2019 period using a bootstrap </w:delText>
        </w:r>
        <w:r w:rsidR="009870CB" w:rsidDel="00516571">
          <w:delText>method</w:delText>
        </w:r>
        <w:r w:rsidR="008416FC" w:rsidDel="00516571">
          <w:delText xml:space="preserve"> </w:delText>
        </w:r>
        <w:r w:rsidR="009870CB" w:rsidDel="00516571">
          <w:delText>as part of the EGRETci (</w:delText>
        </w:r>
        <w:r w:rsidR="009870CB" w:rsidRPr="009870CB" w:rsidDel="00516571">
          <w:delText>Exploration and Graphics for RivEr Trends, confidence intervals)</w:delText>
        </w:r>
        <w:r w:rsidR="009870CB" w:rsidDel="00516571">
          <w:delText xml:space="preserve"> package developed in WRTDS </w:delText>
        </w:r>
        <w:r w:rsidR="008416FC" w:rsidDel="00516571">
          <w:delText>(</w:delText>
        </w:r>
        <w:r w:rsidR="008416FC" w:rsidRPr="001509C4" w:rsidDel="00516571">
          <w:rPr>
            <w:highlight w:val="cyan"/>
          </w:rPr>
          <w:delText>Hirsch et al. 201</w:delText>
        </w:r>
        <w:r w:rsidR="009870CB" w:rsidRPr="001509C4" w:rsidDel="00516571">
          <w:rPr>
            <w:highlight w:val="cyan"/>
          </w:rPr>
          <w:delText>5</w:delText>
        </w:r>
        <w:r w:rsidR="008416FC" w:rsidDel="00516571">
          <w:delText>).</w:delText>
        </w:r>
      </w:del>
      <w:r w:rsidR="008416FC">
        <w:t xml:space="preserve"> </w:t>
      </w:r>
      <w:r w:rsidR="009870CB">
        <w:t xml:space="preserve">The EGRETci method applies a bootstrapping test using </w:t>
      </w:r>
      <w:r w:rsidR="009870CB" w:rsidRPr="009870CB">
        <w:t>Monte Carlo simulations to estimate</w:t>
      </w:r>
      <w:r w:rsidR="009870CB">
        <w:t xml:space="preserve"> the probability of detecting a trend. The model runs 100 bootstrapping test iterations over a 200-day bootstrapping window for the 1970-2019 duration period. </w:t>
      </w:r>
      <w:r w:rsidR="009870CB" w:rsidRPr="00E37AB3">
        <w:t>Output</w:t>
      </w:r>
      <w:r w:rsidR="00F752F0" w:rsidRPr="00E37AB3">
        <w:t xml:space="preserve"> from the </w:t>
      </w:r>
      <w:r w:rsidR="009870CB" w:rsidRPr="00E37AB3">
        <w:t xml:space="preserve">EGRETci </w:t>
      </w:r>
      <w:r w:rsidR="00F752F0" w:rsidRPr="00E37AB3">
        <w:t>test</w:t>
      </w:r>
      <w:r w:rsidR="00B01FE9" w:rsidRPr="00E37AB3">
        <w:t xml:space="preserve"> </w:t>
      </w:r>
      <w:r w:rsidR="006B00F2" w:rsidRPr="00E37AB3">
        <w:t xml:space="preserve">includes a p-value statistics, however </w:t>
      </w:r>
      <w:r w:rsidR="006B00F2" w:rsidRPr="00E37AB3">
        <w:rPr>
          <w:sz w:val="23"/>
          <w:szCs w:val="23"/>
        </w:rPr>
        <w:t xml:space="preserve">trend uncertainty is expressed in terms of an estimate of </w:t>
      </w:r>
      <w:r w:rsidR="006B00F2" w:rsidRPr="00E37AB3">
        <w:t>trend likelihood representing the probability of increasing or decreasing of trends within 100 bootstrapping iterations (</w:t>
      </w:r>
      <w:r w:rsidR="006B00F2" w:rsidRPr="001509C4">
        <w:rPr>
          <w:highlight w:val="cyan"/>
        </w:rPr>
        <w:t>Hirsch et al. 2015</w:t>
      </w:r>
      <w:r w:rsidR="006B00F2" w:rsidRPr="00E37AB3">
        <w:t>).</w:t>
      </w:r>
      <w:r w:rsidR="00523F62" w:rsidRPr="00E37AB3">
        <w:t xml:space="preserve"> The trend likelihood terminology is divided into 3 categories (table</w:t>
      </w:r>
      <w:ins w:id="318" w:author="Microsoft Office User" w:date="2019-10-23T09:49:00Z">
        <w:r>
          <w:t xml:space="preserve"> </w:t>
        </w:r>
      </w:ins>
      <w:r w:rsidR="00523F62" w:rsidRPr="00E37AB3">
        <w:t>1). Within any trend direction; a</w:t>
      </w:r>
      <w:r w:rsidR="000A169D" w:rsidRPr="00E37AB3">
        <w:t xml:space="preserve"> “Highly Likely” trend would mean that at there is </w:t>
      </w:r>
      <w:r w:rsidR="00523F62" w:rsidRPr="00E37AB3">
        <w:t xml:space="preserve">at </w:t>
      </w:r>
      <w:r w:rsidR="000A169D" w:rsidRPr="00E37AB3">
        <w:t xml:space="preserve">least 95 out of a 100 chance </w:t>
      </w:r>
      <w:r w:rsidR="00523F62" w:rsidRPr="00E37AB3">
        <w:t>that there is a trend in that direction, a “Very Likely” trend means that there are 90 to 95 chances of a 100 that the trend would be in a specific direction, and finally a “Likely”</w:t>
      </w:r>
      <w:r w:rsidR="000A169D" w:rsidRPr="00E37AB3">
        <w:t xml:space="preserve"> trend </w:t>
      </w:r>
      <w:r w:rsidR="00523F62" w:rsidRPr="00E37AB3">
        <w:t xml:space="preserve">would mean that there is a  90 to 66 chances of a 100 that there is a trend in a that direction. </w:t>
      </w:r>
      <w:r w:rsidR="00E37AB3" w:rsidRPr="00E37AB3">
        <w:t>Along with the likelihood and the direction of trend for each constituent,</w:t>
      </w:r>
      <w:r w:rsidR="00523F62" w:rsidRPr="00E37AB3">
        <w:t xml:space="preserve"> EGRETci output will also provide a</w:t>
      </w:r>
      <w:r w:rsidR="00E37AB3" w:rsidRPr="00E37AB3">
        <w:t xml:space="preserve">n estimated change value for concentrations and loads in mg/l and kg/year respectively. </w:t>
      </w:r>
    </w:p>
    <w:p w14:paraId="39D85FC4" w14:textId="5B868BD7" w:rsidR="00E77E06" w:rsidRDefault="00E77E06" w:rsidP="00516571">
      <w:pPr>
        <w:autoSpaceDE w:val="0"/>
        <w:autoSpaceDN w:val="0"/>
        <w:adjustRightInd w:val="0"/>
        <w:ind w:firstLine="720"/>
        <w:rPr>
          <w:ins w:id="319" w:author="Microsoft Office User" w:date="2019-10-24T09:33:00Z"/>
        </w:rPr>
      </w:pPr>
    </w:p>
    <w:p w14:paraId="41952DB7" w14:textId="1F5CC58C" w:rsidR="00E77E06" w:rsidRDefault="00E77E06" w:rsidP="00E77E06">
      <w:pPr>
        <w:pStyle w:val="TableHeading"/>
        <w:rPr>
          <w:ins w:id="320" w:author="Microsoft Office User" w:date="2019-10-24T09:33:00Z"/>
        </w:rPr>
      </w:pPr>
      <w:ins w:id="321" w:author="Microsoft Office User" w:date="2019-10-24T09:33:00Z">
        <w:r>
          <w:t xml:space="preserve">Table 1. Definitions for descriptive statements of trend likelihoods for WRTDS Bootstrap test as a function of </w:t>
        </w:r>
        <w:r w:rsidRPr="00BA3761">
          <w:rPr>
            <w:rFonts w:ascii="Symbol" w:hAnsi="Symbol"/>
          </w:rPr>
          <w:t></w:t>
        </w:r>
        <w:r>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A6FCB">
          <w:t>the posterior mean estimate of the probability of an increasing trend</w:t>
        </w:r>
        <w:r>
          <w:t xml:space="preserve"> (Hirsch et al., 2015)</w:t>
        </w:r>
        <w:r w:rsidRPr="000A6FCB">
          <w:t>.</w:t>
        </w:r>
      </w:ins>
    </w:p>
    <w:tbl>
      <w:tblPr>
        <w:tblStyle w:val="TableGrid"/>
        <w:tblW w:w="5400" w:type="dxa"/>
        <w:tblInd w:w="715" w:type="dxa"/>
        <w:tblLook w:val="04A0" w:firstRow="1" w:lastRow="0" w:firstColumn="1" w:lastColumn="0" w:noHBand="0" w:noVBand="1"/>
      </w:tblPr>
      <w:tblGrid>
        <w:gridCol w:w="2430"/>
        <w:gridCol w:w="2970"/>
      </w:tblGrid>
      <w:tr w:rsidR="00E77E06" w14:paraId="322C194B" w14:textId="77777777" w:rsidTr="00FB748C">
        <w:trPr>
          <w:trHeight w:hRule="exact" w:val="432"/>
          <w:ins w:id="322" w:author="Microsoft Office User" w:date="2019-10-24T09:33:00Z"/>
        </w:trPr>
        <w:tc>
          <w:tcPr>
            <w:tcW w:w="2430" w:type="dxa"/>
            <w:vAlign w:val="center"/>
          </w:tcPr>
          <w:p w14:paraId="1307A577" w14:textId="77777777" w:rsidR="00E77E06" w:rsidRPr="006E1705" w:rsidRDefault="00E77E06" w:rsidP="00FB748C">
            <w:pPr>
              <w:jc w:val="center"/>
              <w:rPr>
                <w:ins w:id="323" w:author="Microsoft Office User" w:date="2019-10-24T09:33:00Z"/>
                <w:rFonts w:cstheme="minorHAnsi"/>
                <w:b/>
                <w:bCs/>
              </w:rPr>
            </w:pPr>
            <w:ins w:id="324" w:author="Microsoft Office User" w:date="2019-10-24T09:33:00Z">
              <w:r w:rsidRPr="006E1705">
                <w:rPr>
                  <w:rFonts w:ascii="Times New Roman" w:hAnsi="Times New Roman"/>
                  <w:b/>
                  <w:bCs/>
                </w:rPr>
                <w:t>Range of</w:t>
              </w:r>
              <w:r w:rsidRPr="006E1705">
                <w:rPr>
                  <w:rFonts w:cstheme="minorHAnsi"/>
                  <w:b/>
                  <w:bCs/>
                </w:rPr>
                <w:t xml:space="preserve"> </w:t>
              </w:r>
              <w:r w:rsidRPr="006E1705">
                <w:rPr>
                  <w:rFonts w:ascii="Symbol" w:hAnsi="Symbol"/>
                  <w:b/>
                  <w:bCs/>
                </w:rPr>
                <w:t></w:t>
              </w:r>
              <w:r w:rsidRPr="006E1705">
                <w:rPr>
                  <w:rFonts w:ascii="Arial Unicode MS" w:eastAsia="Arial Unicode MS" w:hAnsi="Arial Unicode MS" w:cs="Arial Unicode MS" w:hint="eastAsia"/>
                  <w:b/>
                  <w:bCs/>
                </w:rPr>
                <w:t>̂</w:t>
              </w:r>
              <w:r w:rsidRPr="006E1705">
                <w:rPr>
                  <w:rFonts w:eastAsia="Arial Unicode MS" w:cstheme="minorHAnsi"/>
                  <w:b/>
                  <w:bCs/>
                </w:rPr>
                <w:t xml:space="preserve"> </w:t>
              </w:r>
              <w:r w:rsidRPr="006E1705">
                <w:rPr>
                  <w:rFonts w:ascii="Times New Roman" w:eastAsia="Arial Unicode MS" w:hAnsi="Times New Roman"/>
                  <w:b/>
                  <w:bCs/>
                </w:rPr>
                <w:t>values</w:t>
              </w:r>
            </w:ins>
          </w:p>
        </w:tc>
        <w:tc>
          <w:tcPr>
            <w:tcW w:w="2970" w:type="dxa"/>
            <w:vAlign w:val="center"/>
          </w:tcPr>
          <w:p w14:paraId="276393DC" w14:textId="77777777" w:rsidR="00E77E06" w:rsidRPr="006E1705" w:rsidRDefault="00E77E06" w:rsidP="00FB748C">
            <w:pPr>
              <w:jc w:val="center"/>
              <w:rPr>
                <w:ins w:id="325" w:author="Microsoft Office User" w:date="2019-10-24T09:33:00Z"/>
                <w:rFonts w:ascii="Times New Roman" w:hAnsi="Times New Roman"/>
                <w:b/>
                <w:bCs/>
              </w:rPr>
            </w:pPr>
            <w:ins w:id="326" w:author="Microsoft Office User" w:date="2019-10-24T09:33:00Z">
              <w:r w:rsidRPr="006E1705">
                <w:rPr>
                  <w:rFonts w:ascii="Times New Roman" w:hAnsi="Times New Roman"/>
                  <w:b/>
                  <w:bCs/>
                </w:rPr>
                <w:t>Descriptors</w:t>
              </w:r>
            </w:ins>
          </w:p>
        </w:tc>
      </w:tr>
      <w:tr w:rsidR="00E77E06" w14:paraId="60E81A3F" w14:textId="77777777" w:rsidTr="00FB748C">
        <w:trPr>
          <w:trHeight w:hRule="exact" w:val="432"/>
          <w:ins w:id="327" w:author="Microsoft Office User" w:date="2019-10-24T09:33:00Z"/>
        </w:trPr>
        <w:tc>
          <w:tcPr>
            <w:tcW w:w="2430" w:type="dxa"/>
            <w:vAlign w:val="center"/>
          </w:tcPr>
          <w:p w14:paraId="60D318D4" w14:textId="77777777" w:rsidR="00E77E06" w:rsidRPr="0032726E" w:rsidRDefault="00E77E06" w:rsidP="00FB748C">
            <w:pPr>
              <w:jc w:val="center"/>
              <w:rPr>
                <w:ins w:id="328" w:author="Microsoft Office User" w:date="2019-10-24T09:33:00Z"/>
                <w:rFonts w:ascii="Times New Roman" w:hAnsi="Times New Roman"/>
              </w:rPr>
            </w:pPr>
            <w:ins w:id="329" w:author="Microsoft Office User" w:date="2019-10-24T09:33:00Z">
              <w:r w:rsidRPr="0032726E">
                <w:rPr>
                  <w:rFonts w:ascii="Times New Roman" w:hAnsi="Times New Roman"/>
                </w:rPr>
                <w:sym w:font="Symbol" w:char="F0B3"/>
              </w:r>
              <w:r w:rsidRPr="0032726E">
                <w:rPr>
                  <w:rFonts w:ascii="Times New Roman" w:hAnsi="Times New Roman"/>
                </w:rPr>
                <w:t xml:space="preserve"> 0.95  </w:t>
              </w:r>
              <w:r w:rsidRPr="0032726E">
                <w:rPr>
                  <w:rFonts w:ascii="Times New Roman" w:hAnsi="Times New Roman"/>
                  <w:i/>
                </w:rPr>
                <w:t>and</w:t>
              </w:r>
              <w:r w:rsidRPr="0032726E">
                <w:rPr>
                  <w:rFonts w:ascii="Times New Roman" w:hAnsi="Times New Roman"/>
                </w:rPr>
                <w:t xml:space="preserve"> ≤ 1.0</w:t>
              </w:r>
            </w:ins>
          </w:p>
        </w:tc>
        <w:tc>
          <w:tcPr>
            <w:tcW w:w="2970" w:type="dxa"/>
            <w:vAlign w:val="center"/>
          </w:tcPr>
          <w:p w14:paraId="1D6C5AE7" w14:textId="77777777" w:rsidR="00E77E06" w:rsidRPr="0032726E" w:rsidRDefault="00E77E06" w:rsidP="00FB748C">
            <w:pPr>
              <w:jc w:val="center"/>
              <w:rPr>
                <w:ins w:id="330" w:author="Microsoft Office User" w:date="2019-10-24T09:33:00Z"/>
                <w:rFonts w:ascii="Times New Roman" w:hAnsi="Times New Roman"/>
              </w:rPr>
            </w:pPr>
            <w:ins w:id="331" w:author="Microsoft Office User" w:date="2019-10-24T09:33:00Z">
              <w:r w:rsidRPr="0032726E">
                <w:rPr>
                  <w:rFonts w:ascii="Times New Roman" w:hAnsi="Times New Roman"/>
                </w:rPr>
                <w:t>Highly Likely</w:t>
              </w:r>
            </w:ins>
          </w:p>
        </w:tc>
      </w:tr>
      <w:tr w:rsidR="00E77E06" w14:paraId="7386C26A" w14:textId="77777777" w:rsidTr="00FB748C">
        <w:trPr>
          <w:trHeight w:hRule="exact" w:val="432"/>
          <w:ins w:id="332" w:author="Microsoft Office User" w:date="2019-10-24T09:33:00Z"/>
        </w:trPr>
        <w:tc>
          <w:tcPr>
            <w:tcW w:w="2430" w:type="dxa"/>
            <w:vAlign w:val="center"/>
          </w:tcPr>
          <w:p w14:paraId="4343C3EB" w14:textId="77777777" w:rsidR="00E77E06" w:rsidRPr="0032726E" w:rsidRDefault="00E77E06" w:rsidP="00FB748C">
            <w:pPr>
              <w:jc w:val="center"/>
              <w:rPr>
                <w:ins w:id="333" w:author="Microsoft Office User" w:date="2019-10-24T09:33:00Z"/>
                <w:rFonts w:ascii="Times New Roman" w:hAnsi="Times New Roman"/>
              </w:rPr>
            </w:pPr>
            <w:ins w:id="334" w:author="Microsoft Office User" w:date="2019-10-24T09:33:00Z">
              <w:r w:rsidRPr="0032726E">
                <w:rPr>
                  <w:rFonts w:ascii="Times New Roman" w:hAnsi="Times New Roman"/>
                </w:rPr>
                <w:sym w:font="Symbol" w:char="F0B3"/>
              </w:r>
              <w:r w:rsidRPr="0032726E">
                <w:rPr>
                  <w:rFonts w:ascii="Times New Roman" w:hAnsi="Times New Roman"/>
                </w:rPr>
                <w:t xml:space="preserve"> 0.9 </w:t>
              </w:r>
              <w:r w:rsidRPr="0032726E">
                <w:rPr>
                  <w:rFonts w:ascii="Times New Roman" w:hAnsi="Times New Roman"/>
                  <w:i/>
                </w:rPr>
                <w:t xml:space="preserve">and </w:t>
              </w:r>
              <w:r w:rsidRPr="0032726E">
                <w:rPr>
                  <w:rFonts w:ascii="Times New Roman" w:hAnsi="Times New Roman"/>
                </w:rPr>
                <w:t>&lt; 0.95</w:t>
              </w:r>
            </w:ins>
          </w:p>
        </w:tc>
        <w:tc>
          <w:tcPr>
            <w:tcW w:w="2970" w:type="dxa"/>
            <w:vAlign w:val="center"/>
          </w:tcPr>
          <w:p w14:paraId="19BFF0D4" w14:textId="77777777" w:rsidR="00E77E06" w:rsidRPr="0032726E" w:rsidRDefault="00E77E06" w:rsidP="00FB748C">
            <w:pPr>
              <w:jc w:val="center"/>
              <w:rPr>
                <w:ins w:id="335" w:author="Microsoft Office User" w:date="2019-10-24T09:33:00Z"/>
                <w:rFonts w:ascii="Times New Roman" w:hAnsi="Times New Roman"/>
              </w:rPr>
            </w:pPr>
            <w:ins w:id="336" w:author="Microsoft Office User" w:date="2019-10-24T09:33:00Z">
              <w:r w:rsidRPr="0032726E">
                <w:rPr>
                  <w:rFonts w:ascii="Times New Roman" w:hAnsi="Times New Roman"/>
                </w:rPr>
                <w:t>Very Likely</w:t>
              </w:r>
            </w:ins>
          </w:p>
        </w:tc>
      </w:tr>
      <w:tr w:rsidR="00E77E06" w14:paraId="086F5C39" w14:textId="77777777" w:rsidTr="00FB748C">
        <w:trPr>
          <w:trHeight w:hRule="exact" w:val="432"/>
          <w:ins w:id="337" w:author="Microsoft Office User" w:date="2019-10-24T09:33:00Z"/>
        </w:trPr>
        <w:tc>
          <w:tcPr>
            <w:tcW w:w="2430" w:type="dxa"/>
            <w:vAlign w:val="center"/>
          </w:tcPr>
          <w:p w14:paraId="13DD4EB4" w14:textId="77777777" w:rsidR="00E77E06" w:rsidRPr="0032726E" w:rsidRDefault="00E77E06" w:rsidP="00FB748C">
            <w:pPr>
              <w:jc w:val="center"/>
              <w:rPr>
                <w:ins w:id="338" w:author="Microsoft Office User" w:date="2019-10-24T09:33:00Z"/>
                <w:rFonts w:ascii="Times New Roman" w:hAnsi="Times New Roman"/>
              </w:rPr>
            </w:pPr>
            <w:ins w:id="339" w:author="Microsoft Office User" w:date="2019-10-24T09:33:00Z">
              <w:r w:rsidRPr="0032726E">
                <w:rPr>
                  <w:rFonts w:ascii="Times New Roman" w:hAnsi="Times New Roman"/>
                </w:rPr>
                <w:sym w:font="Symbol" w:char="F0B3"/>
              </w:r>
              <w:r w:rsidRPr="0032726E">
                <w:rPr>
                  <w:rFonts w:ascii="Times New Roman" w:hAnsi="Times New Roman"/>
                </w:rPr>
                <w:t xml:space="preserve"> 0.66 </w:t>
              </w:r>
              <w:r w:rsidRPr="0032726E">
                <w:rPr>
                  <w:rFonts w:ascii="Times New Roman" w:hAnsi="Times New Roman"/>
                  <w:i/>
                </w:rPr>
                <w:t xml:space="preserve">and </w:t>
              </w:r>
              <w:r w:rsidRPr="0032726E">
                <w:rPr>
                  <w:rFonts w:ascii="Times New Roman" w:hAnsi="Times New Roman"/>
                </w:rPr>
                <w:t>&lt;0.90</w:t>
              </w:r>
            </w:ins>
          </w:p>
        </w:tc>
        <w:tc>
          <w:tcPr>
            <w:tcW w:w="2970" w:type="dxa"/>
            <w:vAlign w:val="center"/>
          </w:tcPr>
          <w:p w14:paraId="2C20FBF9" w14:textId="77777777" w:rsidR="00E77E06" w:rsidRPr="0032726E" w:rsidRDefault="00E77E06" w:rsidP="00FB748C">
            <w:pPr>
              <w:jc w:val="center"/>
              <w:rPr>
                <w:ins w:id="340" w:author="Microsoft Office User" w:date="2019-10-24T09:33:00Z"/>
                <w:rFonts w:ascii="Times New Roman" w:hAnsi="Times New Roman"/>
              </w:rPr>
            </w:pPr>
            <w:ins w:id="341" w:author="Microsoft Office User" w:date="2019-10-24T09:33:00Z">
              <w:r w:rsidRPr="0032726E">
                <w:rPr>
                  <w:rFonts w:ascii="Times New Roman" w:hAnsi="Times New Roman"/>
                </w:rPr>
                <w:t>Likely</w:t>
              </w:r>
            </w:ins>
          </w:p>
        </w:tc>
      </w:tr>
      <w:tr w:rsidR="00E77E06" w14:paraId="286191FF" w14:textId="77777777" w:rsidTr="00FB748C">
        <w:trPr>
          <w:trHeight w:hRule="exact" w:val="432"/>
          <w:ins w:id="342" w:author="Microsoft Office User" w:date="2019-10-24T09:33:00Z"/>
        </w:trPr>
        <w:tc>
          <w:tcPr>
            <w:tcW w:w="2430" w:type="dxa"/>
            <w:vAlign w:val="center"/>
          </w:tcPr>
          <w:p w14:paraId="3331A53D" w14:textId="77777777" w:rsidR="00E77E06" w:rsidRPr="0032726E" w:rsidRDefault="00E77E06" w:rsidP="00FB748C">
            <w:pPr>
              <w:jc w:val="center"/>
              <w:rPr>
                <w:ins w:id="343" w:author="Microsoft Office User" w:date="2019-10-24T09:33:00Z"/>
                <w:rFonts w:ascii="Times New Roman" w:hAnsi="Times New Roman"/>
              </w:rPr>
            </w:pPr>
            <w:ins w:id="344" w:author="Microsoft Office User" w:date="2019-10-24T09:33:00Z">
              <w:r w:rsidRPr="0032726E">
                <w:rPr>
                  <w:rFonts w:ascii="Times New Roman" w:hAnsi="Times New Roman"/>
                </w:rPr>
                <w:t xml:space="preserve">&gt; 0.33 </w:t>
              </w:r>
              <w:r w:rsidRPr="0032726E">
                <w:rPr>
                  <w:rFonts w:ascii="Times New Roman" w:hAnsi="Times New Roman"/>
                  <w:i/>
                </w:rPr>
                <w:t xml:space="preserve">and </w:t>
              </w:r>
              <w:r w:rsidRPr="0032726E">
                <w:rPr>
                  <w:rFonts w:ascii="Times New Roman" w:hAnsi="Times New Roman"/>
                </w:rPr>
                <w:t>&lt; 0.66</w:t>
              </w:r>
            </w:ins>
          </w:p>
        </w:tc>
        <w:tc>
          <w:tcPr>
            <w:tcW w:w="2970" w:type="dxa"/>
            <w:vAlign w:val="center"/>
          </w:tcPr>
          <w:p w14:paraId="129CE749" w14:textId="77777777" w:rsidR="00E77E06" w:rsidRPr="0032726E" w:rsidRDefault="00E77E06" w:rsidP="00FB748C">
            <w:pPr>
              <w:jc w:val="center"/>
              <w:rPr>
                <w:ins w:id="345" w:author="Microsoft Office User" w:date="2019-10-24T09:33:00Z"/>
                <w:rFonts w:ascii="Times New Roman" w:hAnsi="Times New Roman"/>
              </w:rPr>
            </w:pPr>
            <w:ins w:id="346" w:author="Microsoft Office User" w:date="2019-10-24T09:33:00Z">
              <w:r w:rsidRPr="0032726E">
                <w:rPr>
                  <w:rFonts w:ascii="Times New Roman" w:hAnsi="Times New Roman"/>
                </w:rPr>
                <w:t>About as Likely as Not</w:t>
              </w:r>
            </w:ins>
          </w:p>
        </w:tc>
      </w:tr>
      <w:tr w:rsidR="00E77E06" w14:paraId="2BE5C6B1" w14:textId="77777777" w:rsidTr="00FB748C">
        <w:trPr>
          <w:trHeight w:hRule="exact" w:val="432"/>
          <w:ins w:id="347" w:author="Microsoft Office User" w:date="2019-10-24T09:33:00Z"/>
        </w:trPr>
        <w:tc>
          <w:tcPr>
            <w:tcW w:w="2430" w:type="dxa"/>
            <w:vAlign w:val="center"/>
          </w:tcPr>
          <w:p w14:paraId="422A9923" w14:textId="77777777" w:rsidR="00E77E06" w:rsidRPr="0032726E" w:rsidRDefault="00E77E06" w:rsidP="00FB748C">
            <w:pPr>
              <w:jc w:val="center"/>
              <w:rPr>
                <w:ins w:id="348" w:author="Microsoft Office User" w:date="2019-10-24T09:33:00Z"/>
                <w:rFonts w:ascii="Times New Roman" w:hAnsi="Times New Roman"/>
              </w:rPr>
            </w:pPr>
            <w:ins w:id="349" w:author="Microsoft Office User" w:date="2019-10-24T09:33:00Z">
              <w:r w:rsidRPr="0032726E">
                <w:rPr>
                  <w:rFonts w:ascii="Times New Roman" w:hAnsi="Times New Roman"/>
                </w:rPr>
                <w:t xml:space="preserve">&gt; 0.1 </w:t>
              </w:r>
              <w:r w:rsidRPr="0032726E">
                <w:rPr>
                  <w:rFonts w:ascii="Times New Roman" w:hAnsi="Times New Roman"/>
                  <w:i/>
                </w:rPr>
                <w:t>and</w:t>
              </w:r>
              <w:r w:rsidRPr="0032726E">
                <w:rPr>
                  <w:rFonts w:ascii="Times New Roman" w:hAnsi="Times New Roman"/>
                </w:rPr>
                <w:t xml:space="preserve"> ≤ 0.33</w:t>
              </w:r>
            </w:ins>
          </w:p>
        </w:tc>
        <w:tc>
          <w:tcPr>
            <w:tcW w:w="2970" w:type="dxa"/>
            <w:vAlign w:val="center"/>
          </w:tcPr>
          <w:p w14:paraId="7741A1B6" w14:textId="77777777" w:rsidR="00E77E06" w:rsidRPr="0032726E" w:rsidRDefault="00E77E06" w:rsidP="00FB748C">
            <w:pPr>
              <w:jc w:val="center"/>
              <w:rPr>
                <w:ins w:id="350" w:author="Microsoft Office User" w:date="2019-10-24T09:33:00Z"/>
                <w:rFonts w:ascii="Times New Roman" w:hAnsi="Times New Roman"/>
              </w:rPr>
            </w:pPr>
            <w:ins w:id="351" w:author="Microsoft Office User" w:date="2019-10-24T09:33:00Z">
              <w:r w:rsidRPr="0032726E">
                <w:rPr>
                  <w:rFonts w:ascii="Times New Roman" w:hAnsi="Times New Roman"/>
                </w:rPr>
                <w:t>Unlikely</w:t>
              </w:r>
            </w:ins>
          </w:p>
        </w:tc>
      </w:tr>
      <w:tr w:rsidR="00E77E06" w14:paraId="1B423554" w14:textId="77777777" w:rsidTr="00FB748C">
        <w:trPr>
          <w:trHeight w:hRule="exact" w:val="432"/>
          <w:ins w:id="352" w:author="Microsoft Office User" w:date="2019-10-24T09:33:00Z"/>
        </w:trPr>
        <w:tc>
          <w:tcPr>
            <w:tcW w:w="2430" w:type="dxa"/>
            <w:vAlign w:val="center"/>
          </w:tcPr>
          <w:p w14:paraId="29044CA5" w14:textId="77777777" w:rsidR="00E77E06" w:rsidRPr="0032726E" w:rsidRDefault="00E77E06" w:rsidP="00FB748C">
            <w:pPr>
              <w:jc w:val="center"/>
              <w:rPr>
                <w:ins w:id="353" w:author="Microsoft Office User" w:date="2019-10-24T09:33:00Z"/>
                <w:rFonts w:ascii="Times New Roman" w:hAnsi="Times New Roman"/>
              </w:rPr>
            </w:pPr>
            <w:ins w:id="354" w:author="Microsoft Office User" w:date="2019-10-24T09:33:00Z">
              <w:r w:rsidRPr="0032726E">
                <w:rPr>
                  <w:rFonts w:ascii="Times New Roman" w:hAnsi="Times New Roman"/>
                </w:rPr>
                <w:t xml:space="preserve">&gt; 0.05 </w:t>
              </w:r>
              <w:r w:rsidRPr="0032726E">
                <w:rPr>
                  <w:rFonts w:ascii="Times New Roman" w:hAnsi="Times New Roman"/>
                  <w:i/>
                </w:rPr>
                <w:t xml:space="preserve">and </w:t>
              </w:r>
              <w:r w:rsidRPr="0032726E">
                <w:rPr>
                  <w:rFonts w:ascii="Times New Roman" w:hAnsi="Times New Roman"/>
                </w:rPr>
                <w:t>≤ 0.1</w:t>
              </w:r>
            </w:ins>
          </w:p>
        </w:tc>
        <w:tc>
          <w:tcPr>
            <w:tcW w:w="2970" w:type="dxa"/>
            <w:vAlign w:val="center"/>
          </w:tcPr>
          <w:p w14:paraId="24FD0F57" w14:textId="77777777" w:rsidR="00E77E06" w:rsidRPr="0032726E" w:rsidRDefault="00E77E06" w:rsidP="00FB748C">
            <w:pPr>
              <w:jc w:val="center"/>
              <w:rPr>
                <w:ins w:id="355" w:author="Microsoft Office User" w:date="2019-10-24T09:33:00Z"/>
                <w:rFonts w:ascii="Times New Roman" w:hAnsi="Times New Roman"/>
              </w:rPr>
            </w:pPr>
            <w:ins w:id="356" w:author="Microsoft Office User" w:date="2019-10-24T09:33:00Z">
              <w:r w:rsidRPr="0032726E">
                <w:rPr>
                  <w:rFonts w:ascii="Times New Roman" w:hAnsi="Times New Roman"/>
                </w:rPr>
                <w:t>Very Unlikely</w:t>
              </w:r>
            </w:ins>
          </w:p>
        </w:tc>
      </w:tr>
      <w:tr w:rsidR="00E77E06" w14:paraId="18358235" w14:textId="77777777" w:rsidTr="00FB748C">
        <w:trPr>
          <w:trHeight w:hRule="exact" w:val="432"/>
          <w:ins w:id="357" w:author="Microsoft Office User" w:date="2019-10-24T09:33:00Z"/>
        </w:trPr>
        <w:tc>
          <w:tcPr>
            <w:tcW w:w="2430" w:type="dxa"/>
            <w:vAlign w:val="center"/>
          </w:tcPr>
          <w:p w14:paraId="56049E3F" w14:textId="77777777" w:rsidR="00E77E06" w:rsidRPr="0032726E" w:rsidRDefault="00E77E06" w:rsidP="00FB748C">
            <w:pPr>
              <w:jc w:val="center"/>
              <w:rPr>
                <w:ins w:id="358" w:author="Microsoft Office User" w:date="2019-10-24T09:33:00Z"/>
                <w:rFonts w:ascii="Times New Roman" w:hAnsi="Times New Roman"/>
              </w:rPr>
            </w:pPr>
            <w:ins w:id="359" w:author="Microsoft Office User" w:date="2019-10-24T09:33:00Z">
              <w:r w:rsidRPr="0032726E">
                <w:rPr>
                  <w:rFonts w:ascii="Times New Roman" w:hAnsi="Times New Roman"/>
                </w:rPr>
                <w:sym w:font="Symbol" w:char="F0B3"/>
              </w:r>
              <w:r w:rsidRPr="0032726E">
                <w:rPr>
                  <w:rFonts w:ascii="Times New Roman" w:hAnsi="Times New Roman"/>
                </w:rPr>
                <w:t xml:space="preserve"> 0 </w:t>
              </w:r>
              <w:r w:rsidRPr="0032726E">
                <w:rPr>
                  <w:rFonts w:ascii="Times New Roman" w:hAnsi="Times New Roman"/>
                  <w:i/>
                </w:rPr>
                <w:t xml:space="preserve">and </w:t>
              </w:r>
              <w:r w:rsidRPr="0032726E">
                <w:rPr>
                  <w:rFonts w:ascii="Times New Roman" w:hAnsi="Times New Roman"/>
                </w:rPr>
                <w:t>≤ 0.05</w:t>
              </w:r>
            </w:ins>
          </w:p>
        </w:tc>
        <w:tc>
          <w:tcPr>
            <w:tcW w:w="2970" w:type="dxa"/>
            <w:vAlign w:val="center"/>
          </w:tcPr>
          <w:p w14:paraId="0A37C2B6" w14:textId="77777777" w:rsidR="00E77E06" w:rsidRPr="0032726E" w:rsidRDefault="00E77E06" w:rsidP="00FB748C">
            <w:pPr>
              <w:jc w:val="center"/>
              <w:rPr>
                <w:ins w:id="360" w:author="Microsoft Office User" w:date="2019-10-24T09:33:00Z"/>
                <w:rFonts w:ascii="Times New Roman" w:hAnsi="Times New Roman"/>
              </w:rPr>
            </w:pPr>
            <w:ins w:id="361" w:author="Microsoft Office User" w:date="2019-10-24T09:33:00Z">
              <w:r w:rsidRPr="0032726E">
                <w:rPr>
                  <w:rFonts w:ascii="Times New Roman" w:hAnsi="Times New Roman"/>
                </w:rPr>
                <w:t>Highly Unlikely</w:t>
              </w:r>
            </w:ins>
          </w:p>
        </w:tc>
      </w:tr>
    </w:tbl>
    <w:p w14:paraId="53AF9C2F" w14:textId="77777777" w:rsidR="00E77E06" w:rsidRDefault="00E77E06" w:rsidP="00516571">
      <w:pPr>
        <w:autoSpaceDE w:val="0"/>
        <w:autoSpaceDN w:val="0"/>
        <w:adjustRightInd w:val="0"/>
        <w:ind w:firstLine="720"/>
        <w:rPr>
          <w:ins w:id="362" w:author="Microsoft Office User" w:date="2019-10-24T09:32:00Z"/>
        </w:rPr>
      </w:pPr>
    </w:p>
    <w:p w14:paraId="6483E208" w14:textId="6C6C7F51" w:rsidR="00E77E06" w:rsidRDefault="00E77E06" w:rsidP="00516571">
      <w:pPr>
        <w:autoSpaceDE w:val="0"/>
        <w:autoSpaceDN w:val="0"/>
        <w:adjustRightInd w:val="0"/>
        <w:ind w:firstLine="720"/>
        <w:rPr>
          <w:ins w:id="363" w:author="Microsoft Office User" w:date="2019-10-24T09:32:00Z"/>
        </w:rPr>
      </w:pPr>
    </w:p>
    <w:p w14:paraId="07603988" w14:textId="641B8713" w:rsidR="00E77E06" w:rsidRDefault="00E77E06" w:rsidP="00E77E06">
      <w:pPr>
        <w:autoSpaceDE w:val="0"/>
        <w:autoSpaceDN w:val="0"/>
        <w:adjustRightInd w:val="0"/>
        <w:ind w:firstLine="720"/>
        <w:rPr>
          <w:ins w:id="364" w:author="Microsoft Office User" w:date="2019-10-24T09:32:00Z"/>
        </w:rPr>
      </w:pPr>
      <w:ins w:id="365" w:author="Microsoft Office User" w:date="2019-10-24T09:32:00Z">
        <w:r>
          <w:t>Trends in daily streamflow were completed using a non-parametric Mann Kendall approach using various R packages (</w:t>
        </w:r>
        <w:r>
          <w:fldChar w:fldCharType="begin"/>
        </w:r>
        <w:r>
          <w:instrText xml:space="preserve"> HYPERLINK "https://www.R-project.org" </w:instrText>
        </w:r>
        <w:r>
          <w:fldChar w:fldCharType="separate"/>
        </w:r>
        <w:r w:rsidRPr="00E23381">
          <w:rPr>
            <w:rStyle w:val="Hyperlink"/>
          </w:rPr>
          <w:t>https://www.R-project.org</w:t>
        </w:r>
        <w:r>
          <w:rPr>
            <w:rStyle w:val="Hyperlink"/>
          </w:rPr>
          <w:fldChar w:fldCharType="end"/>
        </w:r>
        <w:r>
          <w:rPr>
            <w:rStyle w:val="Hyperlink"/>
            <w:color w:val="000000" w:themeColor="text1"/>
          </w:rPr>
          <w:t xml:space="preserve">, </w:t>
        </w:r>
        <w:r>
          <w:t xml:space="preserve"> </w:t>
        </w:r>
        <w:r>
          <w:fldChar w:fldCharType="begin"/>
        </w:r>
        <w:r>
          <w:instrText xml:space="preserve"> HYPERLINK "https://owi.usgs.gov/blog/Quantile-Kendall/" </w:instrText>
        </w:r>
        <w:r>
          <w:fldChar w:fldCharType="separate"/>
        </w:r>
        <w:r w:rsidRPr="001E1C09">
          <w:rPr>
            <w:rStyle w:val="Hyperlink"/>
          </w:rPr>
          <w:t>https://owi.usgs.gov/blog/Quantile-Kendall/</w:t>
        </w:r>
        <w:r>
          <w:rPr>
            <w:rStyle w:val="Hyperlink"/>
          </w:rPr>
          <w:fldChar w:fldCharType="end"/>
        </w:r>
        <w:r>
          <w:t xml:space="preserve">).  Statistics were compiled for minimum day, median daily, maximum daily, and mean daily measurements.  Statistical results were compiled across the range of non-exceedance probabilities.  </w:t>
        </w:r>
      </w:ins>
    </w:p>
    <w:p w14:paraId="195D280F" w14:textId="77777777" w:rsidR="00E77E06" w:rsidRDefault="00E77E06" w:rsidP="00516571">
      <w:pPr>
        <w:autoSpaceDE w:val="0"/>
        <w:autoSpaceDN w:val="0"/>
        <w:adjustRightInd w:val="0"/>
        <w:ind w:firstLine="720"/>
        <w:rPr>
          <w:ins w:id="366" w:author="Microsoft Office User" w:date="2019-10-23T09:50:00Z"/>
        </w:rPr>
      </w:pPr>
    </w:p>
    <w:p w14:paraId="264102B9" w14:textId="122C80CE" w:rsidR="006B00F2" w:rsidRPr="00E37AB3" w:rsidRDefault="00523F62">
      <w:pPr>
        <w:autoSpaceDE w:val="0"/>
        <w:autoSpaceDN w:val="0"/>
        <w:adjustRightInd w:val="0"/>
        <w:ind w:firstLine="720"/>
        <w:pPrChange w:id="367" w:author="Microsoft Office User" w:date="2019-10-23T09:48:00Z">
          <w:pPr>
            <w:autoSpaceDE w:val="0"/>
            <w:autoSpaceDN w:val="0"/>
            <w:adjustRightInd w:val="0"/>
          </w:pPr>
        </w:pPrChange>
      </w:pPr>
      <w:r w:rsidRPr="00E37AB3">
        <w:t xml:space="preserve"> </w:t>
      </w:r>
    </w:p>
    <w:p w14:paraId="0B265F9C" w14:textId="4493D612" w:rsidR="00447F98" w:rsidRPr="00447F98" w:rsidDel="00516571" w:rsidRDefault="005221C0">
      <w:pPr>
        <w:autoSpaceDE w:val="0"/>
        <w:autoSpaceDN w:val="0"/>
        <w:adjustRightInd w:val="0"/>
        <w:ind w:firstLine="720"/>
        <w:rPr>
          <w:del w:id="368" w:author="Microsoft Office User" w:date="2019-10-23T09:50:00Z"/>
        </w:rPr>
        <w:pPrChange w:id="369" w:author="Microsoft Office User" w:date="2019-10-23T11:29:00Z">
          <w:pPr>
            <w:autoSpaceDE w:val="0"/>
            <w:autoSpaceDN w:val="0"/>
            <w:adjustRightInd w:val="0"/>
          </w:pPr>
        </w:pPrChange>
      </w:pPr>
      <w:ins w:id="370" w:author="Microsoft Office User" w:date="2019-10-23T11:29:00Z">
        <w:r>
          <w:t xml:space="preserve">The </w:t>
        </w:r>
      </w:ins>
      <w:r w:rsidR="000E03E9" w:rsidRPr="00535480">
        <w:t xml:space="preserve">SPARROW </w:t>
      </w:r>
      <w:del w:id="371" w:author="Microsoft Office User" w:date="2019-10-23T11:28:00Z">
        <w:r w:rsidR="000E03E9" w:rsidRPr="00535480" w:rsidDel="005221C0">
          <w:delText xml:space="preserve">(2012) </w:delText>
        </w:r>
      </w:del>
      <w:r w:rsidR="000E03E9" w:rsidRPr="00535480">
        <w:t>model</w:t>
      </w:r>
      <w:ins w:id="372" w:author="Microsoft Office User" w:date="2019-10-23T11:30:00Z">
        <w:r>
          <w:t xml:space="preserve"> (</w:t>
        </w:r>
      </w:ins>
      <w:del w:id="373" w:author="Microsoft Office User" w:date="2019-10-23T11:29:00Z">
        <w:r w:rsidR="000E03E9" w:rsidRPr="00535480" w:rsidDel="005221C0">
          <w:delText>ing</w:delText>
        </w:r>
      </w:del>
      <w:del w:id="374" w:author="Microsoft Office User" w:date="2019-10-23T11:30:00Z">
        <w:r w:rsidR="000E03E9" w:rsidRPr="00535480" w:rsidDel="005221C0">
          <w:delText xml:space="preserve"> </w:delText>
        </w:r>
      </w:del>
      <w:ins w:id="375" w:author="Microsoft Office User" w:date="2019-10-23T11:30:00Z">
        <w:r w:rsidRPr="001509C4">
          <w:rPr>
            <w:highlight w:val="cyan"/>
          </w:rPr>
          <w:t>Preston et al., 2009, 2011b</w:t>
        </w:r>
        <w:r>
          <w:t>)</w:t>
        </w:r>
      </w:ins>
      <w:ins w:id="376" w:author="Microsoft Office User" w:date="2019-10-23T11:29:00Z">
        <w:r w:rsidRPr="00447F98">
          <w:t>uses a hybrid statistical and</w:t>
        </w:r>
        <w:r>
          <w:t xml:space="preserve"> </w:t>
        </w:r>
        <w:r w:rsidRPr="00447F98">
          <w:t>process-based approach that relates nutrient loads to</w:t>
        </w:r>
        <w:r>
          <w:t xml:space="preserve"> </w:t>
        </w:r>
        <w:r w:rsidRPr="00447F98">
          <w:t>upstream sources, and watershed characteristics</w:t>
        </w:r>
        <w:r>
          <w:t xml:space="preserve"> </w:t>
        </w:r>
        <w:r w:rsidRPr="00447F98">
          <w:t>using a nonlinear least squares (NLLS) multiple</w:t>
        </w:r>
        <w:r>
          <w:t xml:space="preserve"> </w:t>
        </w:r>
        <w:r w:rsidRPr="00447F98">
          <w:t>regression</w:t>
        </w:r>
      </w:ins>
      <w:ins w:id="377" w:author="Microsoft Office User" w:date="2019-10-23T11:30:00Z">
        <w:r>
          <w:t>. This</w:t>
        </w:r>
      </w:ins>
      <w:ins w:id="378" w:author="Microsoft Office User" w:date="2019-10-23T11:29:00Z">
        <w:r w:rsidRPr="00535480">
          <w:t xml:space="preserve"> </w:t>
        </w:r>
      </w:ins>
      <w:r w:rsidR="00447F98" w:rsidRPr="00535480">
        <w:t>was</w:t>
      </w:r>
      <w:r w:rsidR="000E03E9" w:rsidRPr="00535480">
        <w:t xml:space="preserve"> used to </w:t>
      </w:r>
      <w:r w:rsidR="00535480" w:rsidRPr="00535480">
        <w:t>identify</w:t>
      </w:r>
      <w:r w:rsidR="000E03E9" w:rsidRPr="00535480">
        <w:t xml:space="preserve"> sources</w:t>
      </w:r>
      <w:ins w:id="379" w:author="Microsoft Office User" w:date="2019-10-23T11:30:00Z">
        <w:r>
          <w:t xml:space="preserve"> and </w:t>
        </w:r>
        <w:r>
          <w:lastRenderedPageBreak/>
          <w:t>estimate loads</w:t>
        </w:r>
      </w:ins>
      <w:r w:rsidR="000E03E9" w:rsidRPr="00535480">
        <w:t xml:space="preserve"> of total nitrogen and total phosphorus</w:t>
      </w:r>
      <w:ins w:id="380" w:author="Microsoft Office User" w:date="2019-10-23T09:51:00Z">
        <w:r w:rsidR="0031208A">
          <w:t xml:space="preserve"> </w:t>
        </w:r>
      </w:ins>
      <w:del w:id="381" w:author="Microsoft Office User" w:date="2019-10-23T11:30:00Z">
        <w:r w:rsidR="000E03E9" w:rsidRPr="00535480" w:rsidDel="005221C0">
          <w:delText xml:space="preserve"> </w:delText>
        </w:r>
      </w:del>
      <w:r w:rsidR="000E03E9" w:rsidRPr="00535480">
        <w:t>to the Sacramento and San Joaquin Rivers.</w:t>
      </w:r>
      <w:r w:rsidR="00447F98" w:rsidRPr="00535480">
        <w:t xml:space="preserve"> </w:t>
      </w:r>
      <w:ins w:id="382" w:author="Microsoft Office User" w:date="2019-10-23T11:31:00Z">
        <w:r>
          <w:t xml:space="preserve"> </w:t>
        </w:r>
      </w:ins>
      <w:del w:id="383" w:author="Microsoft Office User" w:date="2019-10-23T11:31:00Z">
        <w:r w:rsidR="00447F98" w:rsidRPr="00535480" w:rsidDel="005221C0">
          <w:delText>The</w:delText>
        </w:r>
        <w:r w:rsidR="00447F98" w:rsidRPr="00447F98" w:rsidDel="005221C0">
          <w:delText xml:space="preserve"> SPARROW model</w:delText>
        </w:r>
      </w:del>
      <w:del w:id="384" w:author="Microsoft Office User" w:date="2019-10-23T11:29:00Z">
        <w:r w:rsidR="00447F98" w:rsidRPr="00447F98" w:rsidDel="005221C0">
          <w:delText xml:space="preserve"> uses a hybrid statistical and</w:delText>
        </w:r>
      </w:del>
    </w:p>
    <w:p w14:paraId="1075D0B0" w14:textId="1077AFF2" w:rsidR="0050432B" w:rsidRPr="0050432B" w:rsidDel="00516571" w:rsidRDefault="00447F98">
      <w:pPr>
        <w:autoSpaceDE w:val="0"/>
        <w:autoSpaceDN w:val="0"/>
        <w:adjustRightInd w:val="0"/>
        <w:ind w:firstLine="720"/>
        <w:rPr>
          <w:del w:id="385" w:author="Microsoft Office User" w:date="2019-10-23T09:50:00Z"/>
        </w:rPr>
        <w:pPrChange w:id="386" w:author="Microsoft Office User" w:date="2019-10-23T11:29:00Z">
          <w:pPr>
            <w:autoSpaceDE w:val="0"/>
            <w:autoSpaceDN w:val="0"/>
            <w:adjustRightInd w:val="0"/>
          </w:pPr>
        </w:pPrChange>
      </w:pPr>
      <w:del w:id="387" w:author="Microsoft Office User" w:date="2019-10-23T11:29:00Z">
        <w:r w:rsidRPr="00447F98" w:rsidDel="005221C0">
          <w:delText>process-based approach that relates nutrient loads to</w:delText>
        </w:r>
        <w:r w:rsidDel="005221C0">
          <w:delText xml:space="preserve"> </w:delText>
        </w:r>
        <w:r w:rsidRPr="00447F98" w:rsidDel="005221C0">
          <w:delText>upstream sources, and watershed characteristics</w:delText>
        </w:r>
        <w:r w:rsidDel="005221C0">
          <w:delText xml:space="preserve"> </w:delText>
        </w:r>
        <w:r w:rsidRPr="00447F98" w:rsidDel="005221C0">
          <w:delText>using a nonlinear least squares (NLLS) multiple</w:delText>
        </w:r>
        <w:r w:rsidDel="005221C0">
          <w:delText xml:space="preserve"> </w:delText>
        </w:r>
        <w:r w:rsidRPr="00447F98" w:rsidDel="005221C0">
          <w:delText>regression</w:delText>
        </w:r>
      </w:del>
      <w:del w:id="388" w:author="Microsoft Office User" w:date="2019-10-23T11:31:00Z">
        <w:r w:rsidRPr="00447F98" w:rsidDel="005221C0">
          <w:delText>.</w:delText>
        </w:r>
        <w:r w:rsidR="0050432B" w:rsidDel="005221C0">
          <w:delText xml:space="preserve"> </w:delText>
        </w:r>
      </w:del>
      <w:r w:rsidR="00535480">
        <w:t>SPARROW</w:t>
      </w:r>
      <w:r w:rsidR="0050432B" w:rsidRPr="0050432B">
        <w:t xml:space="preserve"> includes</w:t>
      </w:r>
      <w:ins w:id="389" w:author="Microsoft Office User" w:date="2019-10-23T09:50:00Z">
        <w:r w:rsidR="00516571">
          <w:t xml:space="preserve"> </w:t>
        </w:r>
      </w:ins>
    </w:p>
    <w:p w14:paraId="6E5A80BC" w14:textId="15981C6D" w:rsidR="00535480" w:rsidRDefault="0050432B" w:rsidP="005221C0">
      <w:pPr>
        <w:autoSpaceDE w:val="0"/>
        <w:autoSpaceDN w:val="0"/>
        <w:adjustRightInd w:val="0"/>
        <w:ind w:firstLine="720"/>
        <w:rPr>
          <w:ins w:id="390" w:author="Microsoft Office User" w:date="2019-10-23T09:52:00Z"/>
        </w:rPr>
      </w:pPr>
      <w:r w:rsidRPr="0050432B">
        <w:t>nonconservative transport, mass-balance constraints,</w:t>
      </w:r>
      <w:r w:rsidR="00535480">
        <w:t xml:space="preserve"> </w:t>
      </w:r>
      <w:r w:rsidRPr="0050432B">
        <w:t>and water flow paths</w:t>
      </w:r>
      <w:r w:rsidR="00535480">
        <w:t xml:space="preserve"> </w:t>
      </w:r>
      <w:r w:rsidR="00535480" w:rsidRPr="00447F98">
        <w:t xml:space="preserve">referenced to the digital </w:t>
      </w:r>
      <w:r w:rsidR="00535480">
        <w:t xml:space="preserve">a </w:t>
      </w:r>
      <w:r w:rsidR="00535480" w:rsidRPr="00447F98">
        <w:t>stream network,</w:t>
      </w:r>
      <w:r w:rsidR="00535480">
        <w:t xml:space="preserve"> </w:t>
      </w:r>
      <w:r w:rsidR="00535480" w:rsidRPr="00447F98">
        <w:t>National Hydrography Dataset Plus (NHD-Plus)</w:t>
      </w:r>
      <w:r w:rsidR="00535480">
        <w:t xml:space="preserve"> </w:t>
      </w:r>
      <w:r w:rsidR="00535480" w:rsidRPr="00447F98">
        <w:t>Version 2</w:t>
      </w:r>
      <w:ins w:id="391" w:author="Microsoft Office User" w:date="2019-10-23T11:32:00Z">
        <w:r w:rsidR="005221C0">
          <w:t xml:space="preserve"> (</w:t>
        </w:r>
        <w:r w:rsidR="005221C0" w:rsidRPr="005221C0">
          <w:t>http://www.horizon-systems.com/NHDPlus/NHDPlusV2_home.php</w:t>
        </w:r>
        <w:r w:rsidR="005221C0">
          <w:t>)</w:t>
        </w:r>
      </w:ins>
      <w:r w:rsidR="00535480" w:rsidRPr="00447F98">
        <w:t xml:space="preserve">, which </w:t>
      </w:r>
      <w:r w:rsidRPr="0050432B">
        <w:t>define</w:t>
      </w:r>
      <w:r w:rsidR="00CA0216">
        <w:t>s</w:t>
      </w:r>
      <w:r w:rsidRPr="0050432B">
        <w:t xml:space="preserve"> topography, streams</w:t>
      </w:r>
      <w:r w:rsidR="00CA0216">
        <w:t xml:space="preserve"> characteristics</w:t>
      </w:r>
      <w:r w:rsidRPr="0050432B">
        <w:t>,</w:t>
      </w:r>
      <w:r w:rsidR="00535480">
        <w:t xml:space="preserve"> </w:t>
      </w:r>
      <w:r w:rsidRPr="0050432B">
        <w:t>and reservoirs</w:t>
      </w:r>
      <w:r w:rsidR="00447F98" w:rsidRPr="00447F98">
        <w:t xml:space="preserve"> </w:t>
      </w:r>
      <w:r w:rsidR="00CA0216">
        <w:t>i</w:t>
      </w:r>
      <w:r w:rsidR="00447F98" w:rsidRPr="00447F98">
        <w:t>nput</w:t>
      </w:r>
      <w:r w:rsidR="00CA0216">
        <w:t>s</w:t>
      </w:r>
      <w:r w:rsidR="00447F98" w:rsidRPr="00447F98">
        <w:t xml:space="preserve"> for the SPARROW</w:t>
      </w:r>
      <w:r w:rsidR="00CA0216">
        <w:t xml:space="preserve"> model.</w:t>
      </w:r>
      <w:ins w:id="392" w:author="Microsoft Office User" w:date="2019-10-28T08:52:00Z">
        <w:r w:rsidR="00932AC6">
          <w:t xml:space="preserve">  Potential sources of nutrients to streams such as atmospheric deposition, fertilizer use, geologic so</w:t>
        </w:r>
      </w:ins>
      <w:ins w:id="393" w:author="Microsoft Office User" w:date="2019-10-28T08:53:00Z">
        <w:r w:rsidR="00932AC6">
          <w:t>urces, wastewater treatment, amounts of land in different use categories, and other potential variables were based on data for 2012.  Discharge used to model the movement of total nitro</w:t>
        </w:r>
      </w:ins>
      <w:ins w:id="394" w:author="Microsoft Office User" w:date="2019-10-28T08:54:00Z">
        <w:r w:rsidR="00932AC6">
          <w:t xml:space="preserve">gen and total phosphorus from sources to streams was almost normalized to 2012 by a de-trending procedure. </w:t>
        </w:r>
      </w:ins>
    </w:p>
    <w:p w14:paraId="226DA8E7" w14:textId="77777777" w:rsidR="0031208A" w:rsidRPr="00447F98" w:rsidRDefault="0031208A">
      <w:pPr>
        <w:autoSpaceDE w:val="0"/>
        <w:autoSpaceDN w:val="0"/>
        <w:adjustRightInd w:val="0"/>
        <w:ind w:firstLine="720"/>
        <w:pPrChange w:id="395" w:author="Microsoft Office User" w:date="2019-10-23T09:50:00Z">
          <w:pPr>
            <w:autoSpaceDE w:val="0"/>
            <w:autoSpaceDN w:val="0"/>
            <w:adjustRightInd w:val="0"/>
          </w:pPr>
        </w:pPrChange>
      </w:pPr>
    </w:p>
    <w:p w14:paraId="460792E7" w14:textId="34A35C05" w:rsidR="00CA0216" w:rsidRDefault="00447F98" w:rsidP="0031208A">
      <w:pPr>
        <w:autoSpaceDE w:val="0"/>
        <w:autoSpaceDN w:val="0"/>
        <w:adjustRightInd w:val="0"/>
        <w:ind w:firstLine="720"/>
        <w:rPr>
          <w:ins w:id="396" w:author="Microsoft Office User" w:date="2019-10-23T11:39:00Z"/>
        </w:rPr>
      </w:pPr>
      <w:r w:rsidRPr="00CA0216">
        <w:t>The SPARROW model includes three types of</w:t>
      </w:r>
      <w:r w:rsidR="00CA0216">
        <w:t xml:space="preserve"> </w:t>
      </w:r>
      <w:r w:rsidRPr="00CA0216">
        <w:t>parameters to provide a prediction on fluxes leaving</w:t>
      </w:r>
      <w:r w:rsidR="00CA0216" w:rsidRPr="00CA0216">
        <w:t xml:space="preserve"> </w:t>
      </w:r>
      <w:r w:rsidRPr="00CA0216">
        <w:t>catchments:  sources, land-to-water</w:t>
      </w:r>
      <w:r w:rsidR="00CA0216">
        <w:t xml:space="preserve"> </w:t>
      </w:r>
      <w:r w:rsidRPr="00CA0216">
        <w:t xml:space="preserve">delivery variables, and instream loss. </w:t>
      </w:r>
      <w:r w:rsidR="00CA0216" w:rsidRPr="00CA0216">
        <w:t>Water-quality predictors in the model are developed as functions of both reach and land surface</w:t>
      </w:r>
      <w:r w:rsidR="00CA0216">
        <w:t xml:space="preserve"> </w:t>
      </w:r>
      <w:r w:rsidR="00CA0216" w:rsidRPr="00CA0216">
        <w:t>attributes and include quantities describing contaminant</w:t>
      </w:r>
      <w:r w:rsidR="00CA0216">
        <w:t xml:space="preserve"> </w:t>
      </w:r>
      <w:r w:rsidR="00CA0216" w:rsidRPr="00CA0216">
        <w:t>sources (point and nonpoint) as well as factors</w:t>
      </w:r>
      <w:r w:rsidR="00CA0216">
        <w:t xml:space="preserve"> </w:t>
      </w:r>
      <w:r w:rsidR="00CA0216" w:rsidRPr="00CA0216">
        <w:t>associated</w:t>
      </w:r>
      <w:r w:rsidR="008A5B96">
        <w:t xml:space="preserve"> </w:t>
      </w:r>
      <w:r w:rsidR="00CA0216" w:rsidRPr="00CA0216">
        <w:t xml:space="preserve">with rates of material transport through the watershed. </w:t>
      </w:r>
      <w:r w:rsidR="00CA0216" w:rsidRPr="00447F98">
        <w:t>Details on the theoretical development</w:t>
      </w:r>
      <w:r w:rsidR="00CA0216">
        <w:t xml:space="preserve"> </w:t>
      </w:r>
      <w:r w:rsidR="00CA0216" w:rsidRPr="00447F98">
        <w:t xml:space="preserve">of the SPARROW model are provided by </w:t>
      </w:r>
      <w:bookmarkStart w:id="397" w:name="_Hlk22473063"/>
      <w:r w:rsidR="00CA0216" w:rsidRPr="00911409">
        <w:rPr>
          <w:highlight w:val="cyan"/>
        </w:rPr>
        <w:t>Alexander et al. (2008) and Schwarz et al. (2006).</w:t>
      </w:r>
    </w:p>
    <w:p w14:paraId="6ECC8114" w14:textId="77777777" w:rsidR="00FD127E" w:rsidRDefault="00FD127E" w:rsidP="00354308">
      <w:pPr>
        <w:autoSpaceDE w:val="0"/>
        <w:autoSpaceDN w:val="0"/>
        <w:adjustRightInd w:val="0"/>
        <w:rPr>
          <w:ins w:id="398" w:author="Microsoft Office User" w:date="2019-10-24T09:49:00Z"/>
        </w:rPr>
      </w:pPr>
    </w:p>
    <w:p w14:paraId="17B5E5BD" w14:textId="63BF3707" w:rsidR="005221C0" w:rsidRPr="00CA0216" w:rsidDel="00354308" w:rsidRDefault="00354308">
      <w:pPr>
        <w:autoSpaceDE w:val="0"/>
        <w:autoSpaceDN w:val="0"/>
        <w:adjustRightInd w:val="0"/>
        <w:ind w:firstLine="720"/>
        <w:rPr>
          <w:del w:id="399" w:author="Microsoft Office User" w:date="2019-10-24T09:38:00Z"/>
        </w:rPr>
        <w:pPrChange w:id="400" w:author="Microsoft Office User" w:date="2019-10-24T09:49:00Z">
          <w:pPr>
            <w:autoSpaceDE w:val="0"/>
            <w:autoSpaceDN w:val="0"/>
            <w:adjustRightInd w:val="0"/>
          </w:pPr>
        </w:pPrChange>
      </w:pPr>
      <w:ins w:id="401" w:author="Microsoft Office User" w:date="2019-10-24T09:39:00Z">
        <w:r>
          <w:t>High frequency nitrate</w:t>
        </w:r>
      </w:ins>
      <w:ins w:id="402" w:author="Microsoft Office User" w:date="2019-10-24T09:38:00Z">
        <w:r w:rsidRPr="00354308">
          <w:rPr>
            <w:rPrChange w:id="403" w:author="Microsoft Office User" w:date="2019-10-24T09:38:00Z">
              <w:rPr>
                <w:rFonts w:ascii="Times New Roman" w:hAnsi="Times New Roman" w:cs="Times New Roman"/>
                <w:color w:val="231F20"/>
                <w:sz w:val="13"/>
                <w:szCs w:val="13"/>
              </w:rPr>
            </w:rPrChange>
          </w:rPr>
          <w:t xml:space="preserve"> </w:t>
        </w:r>
        <w:r w:rsidRPr="00354308">
          <w:rPr>
            <w:rPrChange w:id="404" w:author="Microsoft Office User" w:date="2019-10-24T09:38:00Z">
              <w:rPr>
                <w:rFonts w:ascii="Times New Roman" w:hAnsi="Times New Roman" w:cs="Times New Roman"/>
                <w:color w:val="231F20"/>
                <w:sz w:val="18"/>
                <w:szCs w:val="18"/>
              </w:rPr>
            </w:rPrChange>
          </w:rPr>
          <w:t>concentrations were measured</w:t>
        </w:r>
      </w:ins>
      <w:ins w:id="405" w:author="Microsoft Office User" w:date="2019-10-24T09:39:00Z">
        <w:r>
          <w:t xml:space="preserve"> at the Sacramento River at Freeport site</w:t>
        </w:r>
      </w:ins>
      <w:ins w:id="406" w:author="Microsoft Office User" w:date="2019-10-24T09:38:00Z">
        <w:r w:rsidRPr="00354308">
          <w:rPr>
            <w:rPrChange w:id="407" w:author="Microsoft Office User" w:date="2019-10-24T09:38:00Z">
              <w:rPr>
                <w:rFonts w:ascii="Times New Roman" w:hAnsi="Times New Roman" w:cs="Times New Roman"/>
                <w:color w:val="231F20"/>
                <w:sz w:val="18"/>
                <w:szCs w:val="18"/>
              </w:rPr>
            </w:rPrChange>
          </w:rPr>
          <w:t xml:space="preserve"> using</w:t>
        </w:r>
        <w:r>
          <w:t xml:space="preserve"> </w:t>
        </w:r>
        <w:r w:rsidRPr="00354308">
          <w:rPr>
            <w:rPrChange w:id="408" w:author="Microsoft Office User" w:date="2019-10-24T09:38:00Z">
              <w:rPr>
                <w:rFonts w:ascii="Times New Roman" w:hAnsi="Times New Roman" w:cs="Times New Roman"/>
                <w:color w:val="231F20"/>
                <w:sz w:val="18"/>
                <w:szCs w:val="18"/>
              </w:rPr>
            </w:rPrChange>
          </w:rPr>
          <w:t xml:space="preserve">automated submersible ultra-violet nitrate </w:t>
        </w:r>
      </w:ins>
      <w:ins w:id="409" w:author="Microsoft Office User" w:date="2019-10-29T14:05:00Z">
        <w:r w:rsidR="00DA6F58">
          <w:t>sensors</w:t>
        </w:r>
      </w:ins>
      <w:ins w:id="410" w:author="Microsoft Office User" w:date="2019-10-24T09:38:00Z">
        <w:r w:rsidRPr="00354308">
          <w:rPr>
            <w:rPrChange w:id="411" w:author="Microsoft Office User" w:date="2019-10-24T09:38:00Z">
              <w:rPr>
                <w:rFonts w:ascii="Times New Roman" w:hAnsi="Times New Roman" w:cs="Times New Roman"/>
                <w:color w:val="231F20"/>
                <w:sz w:val="18"/>
                <w:szCs w:val="18"/>
              </w:rPr>
            </w:rPrChange>
          </w:rPr>
          <w:t xml:space="preserve"> (SUNA, Version 2; Satlantic, NS, Canada), which measures</w:t>
        </w:r>
      </w:ins>
      <w:ins w:id="412" w:author="Microsoft Office User" w:date="2019-10-29T14:04:00Z">
        <w:r w:rsidR="00DA6F58">
          <w:t xml:space="preserve"> </w:t>
        </w:r>
      </w:ins>
      <w:ins w:id="413" w:author="Microsoft Office User" w:date="2019-10-24T09:38:00Z">
        <w:r w:rsidRPr="00354308">
          <w:rPr>
            <w:rPrChange w:id="414" w:author="Microsoft Office User" w:date="2019-10-24T09:38:00Z">
              <w:rPr>
                <w:rFonts w:ascii="Times New Roman" w:hAnsi="Times New Roman" w:cs="Times New Roman"/>
                <w:color w:val="231F20"/>
                <w:sz w:val="18"/>
                <w:szCs w:val="18"/>
              </w:rPr>
            </w:rPrChange>
          </w:rPr>
          <w:t xml:space="preserve">both </w:t>
        </w:r>
      </w:ins>
      <w:ins w:id="415" w:author="Microsoft Office User" w:date="2019-10-24T09:39:00Z">
        <w:r>
          <w:t>nitrate</w:t>
        </w:r>
      </w:ins>
      <w:ins w:id="416" w:author="Microsoft Office User" w:date="2019-10-24T09:38:00Z">
        <w:r w:rsidRPr="00354308">
          <w:rPr>
            <w:rPrChange w:id="417" w:author="Microsoft Office User" w:date="2019-10-24T09:38:00Z">
              <w:rPr>
                <w:rFonts w:ascii="Times New Roman" w:hAnsi="Times New Roman" w:cs="Times New Roman"/>
                <w:color w:val="231F20"/>
                <w:sz w:val="13"/>
                <w:szCs w:val="13"/>
              </w:rPr>
            </w:rPrChange>
          </w:rPr>
          <w:t xml:space="preserve"> </w:t>
        </w:r>
        <w:r w:rsidRPr="00354308">
          <w:rPr>
            <w:rPrChange w:id="418" w:author="Microsoft Office User" w:date="2019-10-24T09:38:00Z">
              <w:rPr>
                <w:rFonts w:ascii="Times New Roman" w:hAnsi="Times New Roman" w:cs="Times New Roman"/>
                <w:color w:val="231F20"/>
                <w:sz w:val="18"/>
                <w:szCs w:val="18"/>
              </w:rPr>
            </w:rPrChange>
          </w:rPr>
          <w:t>and</w:t>
        </w:r>
      </w:ins>
      <w:ins w:id="419" w:author="Microsoft Office User" w:date="2019-10-24T09:39:00Z">
        <w:r>
          <w:t xml:space="preserve"> nitrite</w:t>
        </w:r>
      </w:ins>
      <w:ins w:id="420" w:author="Microsoft Office User" w:date="2019-10-24T09:38:00Z">
        <w:r w:rsidRPr="00354308">
          <w:rPr>
            <w:rPrChange w:id="421" w:author="Microsoft Office User" w:date="2019-10-24T09:38:00Z">
              <w:rPr>
                <w:rFonts w:ascii="Times New Roman" w:hAnsi="Times New Roman" w:cs="Times New Roman"/>
                <w:color w:val="231F20"/>
                <w:sz w:val="18"/>
                <w:szCs w:val="18"/>
              </w:rPr>
            </w:rPrChange>
          </w:rPr>
          <w:t>. Manufacturer stated precision for these 10 mm path length instruments is 0.3 mM (0.004mg N L</w:t>
        </w:r>
        <w:r w:rsidRPr="00354308">
          <w:rPr>
            <w:rPrChange w:id="422" w:author="Microsoft Office User" w:date="2019-10-24T09:38:00Z">
              <w:rPr>
                <w:rFonts w:ascii="Times New Roman" w:hAnsi="Times New Roman" w:cs="Times New Roman"/>
                <w:color w:val="231F20"/>
                <w:sz w:val="12"/>
                <w:szCs w:val="12"/>
              </w:rPr>
            </w:rPrChange>
          </w:rPr>
          <w:t>21</w:t>
        </w:r>
        <w:r w:rsidRPr="00354308">
          <w:rPr>
            <w:rPrChange w:id="423" w:author="Microsoft Office User" w:date="2019-10-24T09:38:00Z">
              <w:rPr>
                <w:rFonts w:ascii="Times New Roman" w:hAnsi="Times New Roman" w:cs="Times New Roman"/>
                <w:color w:val="231F20"/>
                <w:sz w:val="18"/>
                <w:szCs w:val="18"/>
              </w:rPr>
            </w:rPrChange>
          </w:rPr>
          <w:t>) and accuracy is 2 mM (0.028 mg N L</w:t>
        </w:r>
        <w:r w:rsidRPr="00354308">
          <w:rPr>
            <w:rPrChange w:id="424" w:author="Microsoft Office User" w:date="2019-10-24T09:38:00Z">
              <w:rPr>
                <w:rFonts w:ascii="Times New Roman" w:hAnsi="Times New Roman" w:cs="Times New Roman"/>
                <w:color w:val="231F20"/>
                <w:sz w:val="12"/>
                <w:szCs w:val="12"/>
              </w:rPr>
            </w:rPrChange>
          </w:rPr>
          <w:t>21</w:t>
        </w:r>
        <w:r w:rsidRPr="00354308">
          <w:rPr>
            <w:rPrChange w:id="425" w:author="Microsoft Office User" w:date="2019-10-24T09:38:00Z">
              <w:rPr>
                <w:rFonts w:ascii="Times New Roman" w:hAnsi="Times New Roman" w:cs="Times New Roman"/>
                <w:color w:val="231F20"/>
                <w:sz w:val="18"/>
                <w:szCs w:val="18"/>
              </w:rPr>
            </w:rPrChange>
          </w:rPr>
          <w:t>).</w:t>
        </w:r>
        <w:r>
          <w:t xml:space="preserve">  Further details are given by Kraus et al., 2</w:t>
        </w:r>
      </w:ins>
      <w:ins w:id="426" w:author="Microsoft Office User" w:date="2019-10-24T09:39:00Z">
        <w:r>
          <w:t>017).</w:t>
        </w:r>
      </w:ins>
      <w:ins w:id="427" w:author="Microsoft Office User" w:date="2019-10-29T14:04:00Z">
        <w:r w:rsidR="00DA6F58">
          <w:t xml:space="preserve">  </w:t>
        </w:r>
      </w:ins>
      <w:ins w:id="428" w:author="Microsoft Office User" w:date="2019-10-29T14:05:00Z">
        <w:r w:rsidR="00624EFA">
          <w:t xml:space="preserve">Nitrate concentrations measured with the sensor were compared with 100 discrete </w:t>
        </w:r>
      </w:ins>
      <w:ins w:id="429" w:author="Microsoft Office User" w:date="2019-10-29T14:06:00Z">
        <w:r w:rsidR="00624EFA">
          <w:t xml:space="preserve">measurements collected at the same location.  </w:t>
        </w:r>
        <w:r w:rsidR="00A90D9D">
          <w:t>There was a good correlation between sensor and laboratory measurements (r</w:t>
        </w:r>
        <w:r w:rsidR="00A90D9D" w:rsidRPr="00A90D9D">
          <w:rPr>
            <w:vertAlign w:val="superscript"/>
            <w:rPrChange w:id="430" w:author="Microsoft Office User" w:date="2019-10-29T14:07:00Z">
              <w:rPr/>
            </w:rPrChange>
          </w:rPr>
          <w:t>2</w:t>
        </w:r>
        <w:r w:rsidR="00A90D9D">
          <w:t xml:space="preserve"> = 0.9</w:t>
        </w:r>
      </w:ins>
      <w:ins w:id="431" w:author="Microsoft Office User" w:date="2019-10-29T14:07:00Z">
        <w:r w:rsidR="00A90D9D">
          <w:t xml:space="preserve">4) and the sensor was biased slightly higher than the laboratory.  Sensor </w:t>
        </w:r>
      </w:ins>
      <w:ins w:id="432" w:author="Microsoft Office User" w:date="2019-10-29T14:08:00Z">
        <w:r w:rsidR="00A90D9D">
          <w:t>result</w:t>
        </w:r>
      </w:ins>
      <w:ins w:id="433" w:author="Microsoft Office User" w:date="2019-10-29T14:07:00Z">
        <w:r w:rsidR="00A90D9D">
          <w:t>s shown in this report were corrected using the regression equation obtained from the laboratory and sensor measurement</w:t>
        </w:r>
      </w:ins>
      <w:ins w:id="434" w:author="Microsoft Office User" w:date="2019-10-29T14:08:00Z">
        <w:r w:rsidR="00A90D9D">
          <w:t>s.</w:t>
        </w:r>
      </w:ins>
    </w:p>
    <w:p w14:paraId="66273D0D" w14:textId="77777777" w:rsidR="00AA1FFD" w:rsidRPr="00354308" w:rsidRDefault="00AA1FFD">
      <w:pPr>
        <w:autoSpaceDE w:val="0"/>
        <w:autoSpaceDN w:val="0"/>
        <w:adjustRightInd w:val="0"/>
        <w:ind w:firstLine="720"/>
        <w:rPr>
          <w:rPrChange w:id="435" w:author="Microsoft Office User" w:date="2019-10-24T09:38:00Z">
            <w:rPr>
              <w:rFonts w:ascii="AdvPSNCS-R" w:hAnsi="AdvPSNCS-R" w:cs="AdvPSNCS-R"/>
              <w:sz w:val="20"/>
              <w:szCs w:val="20"/>
            </w:rPr>
          </w:rPrChange>
        </w:rPr>
        <w:pPrChange w:id="436" w:author="Microsoft Office User" w:date="2019-10-24T09:49:00Z">
          <w:pPr>
            <w:autoSpaceDE w:val="0"/>
            <w:autoSpaceDN w:val="0"/>
            <w:adjustRightInd w:val="0"/>
          </w:pPr>
        </w:pPrChange>
      </w:pPr>
    </w:p>
    <w:bookmarkEnd w:id="397"/>
    <w:p w14:paraId="04FB37C4" w14:textId="77777777" w:rsidR="00A16D2E" w:rsidRDefault="00A16D2E" w:rsidP="00653311"/>
    <w:p w14:paraId="11E85AAE" w14:textId="55BD2597" w:rsidR="00E435C8" w:rsidRPr="009743F4" w:rsidRDefault="00E435C8" w:rsidP="008E0812">
      <w:pPr>
        <w:pStyle w:val="Heading1"/>
        <w:rPr>
          <w:b/>
        </w:rPr>
      </w:pPr>
      <w:r w:rsidRPr="009743F4">
        <w:rPr>
          <w:b/>
        </w:rPr>
        <w:t xml:space="preserve">Results </w:t>
      </w:r>
    </w:p>
    <w:p w14:paraId="19EB73BE" w14:textId="5569D655" w:rsidR="00E435C8" w:rsidRDefault="00E435C8" w:rsidP="00E435C8"/>
    <w:p w14:paraId="6EB82ED2" w14:textId="02E4F0B2" w:rsidR="00D22A37" w:rsidRPr="009C66B6" w:rsidRDefault="005700CE" w:rsidP="00D22A37">
      <w:pPr>
        <w:pStyle w:val="Heading2"/>
        <w:rPr>
          <w:b/>
          <w:i/>
          <w:iCs/>
          <w:rPrChange w:id="437" w:author="Microsoft Office User" w:date="2019-10-29T09:23:00Z">
            <w:rPr>
              <w:b/>
            </w:rPr>
          </w:rPrChange>
        </w:rPr>
      </w:pPr>
      <w:del w:id="438" w:author="Microsoft Office User" w:date="2019-10-23T11:39:00Z">
        <w:r w:rsidRPr="009C66B6" w:rsidDel="00845ED4">
          <w:rPr>
            <w:b/>
            <w:i/>
            <w:iCs/>
            <w:rPrChange w:id="439" w:author="Microsoft Office User" w:date="2019-10-29T09:23:00Z">
              <w:rPr>
                <w:b/>
              </w:rPr>
            </w:rPrChange>
          </w:rPr>
          <w:delText xml:space="preserve">Trends in </w:delText>
        </w:r>
        <w:r w:rsidR="002B5EF6" w:rsidRPr="009C66B6" w:rsidDel="00845ED4">
          <w:rPr>
            <w:b/>
            <w:i/>
            <w:iCs/>
            <w:rPrChange w:id="440" w:author="Microsoft Office User" w:date="2019-10-29T09:23:00Z">
              <w:rPr>
                <w:b/>
              </w:rPr>
            </w:rPrChange>
          </w:rPr>
          <w:delText>Discharge</w:delText>
        </w:r>
      </w:del>
      <w:ins w:id="441" w:author="Microsoft Office User" w:date="2019-10-23T11:39:00Z">
        <w:r w:rsidR="00845ED4" w:rsidRPr="009C66B6">
          <w:rPr>
            <w:b/>
            <w:i/>
            <w:iCs/>
            <w:rPrChange w:id="442" w:author="Microsoft Office User" w:date="2019-10-29T09:23:00Z">
              <w:rPr>
                <w:b/>
              </w:rPr>
            </w:rPrChange>
          </w:rPr>
          <w:t>Streamflow Tends</w:t>
        </w:r>
      </w:ins>
    </w:p>
    <w:p w14:paraId="56941CB4" w14:textId="4ED1FC71" w:rsidR="00464EEF" w:rsidRDefault="00464EEF" w:rsidP="00930D7D">
      <w:pPr>
        <w:autoSpaceDE w:val="0"/>
        <w:autoSpaceDN w:val="0"/>
        <w:adjustRightInd w:val="0"/>
      </w:pPr>
    </w:p>
    <w:p w14:paraId="43C6E513" w14:textId="6AC440C2" w:rsidR="00CB1426" w:rsidRDefault="00CB1426">
      <w:pPr>
        <w:autoSpaceDE w:val="0"/>
        <w:autoSpaceDN w:val="0"/>
        <w:adjustRightInd w:val="0"/>
        <w:ind w:firstLine="720"/>
        <w:pPrChange w:id="443" w:author="Microsoft Office User" w:date="2019-10-23T11:39:00Z">
          <w:pPr>
            <w:autoSpaceDE w:val="0"/>
            <w:autoSpaceDN w:val="0"/>
            <w:adjustRightInd w:val="0"/>
          </w:pPr>
        </w:pPrChange>
      </w:pPr>
      <w:r>
        <w:t>Statistical analyses were used to evaluate</w:t>
      </w:r>
      <w:r w:rsidR="006A6803">
        <w:t xml:space="preserve"> trends </w:t>
      </w:r>
      <w:r>
        <w:t xml:space="preserve">in </w:t>
      </w:r>
      <w:r w:rsidR="006A6803">
        <w:t xml:space="preserve">daily discharge </w:t>
      </w:r>
      <w:r>
        <w:t>over the 1970-2019 period</w:t>
      </w:r>
      <w:r w:rsidR="006A6803">
        <w:t xml:space="preserve"> for </w:t>
      </w:r>
      <w:r w:rsidR="00664C5B">
        <w:t xml:space="preserve">the Sacramento River near </w:t>
      </w:r>
      <w:r w:rsidR="006A6803">
        <w:t xml:space="preserve">Freeport and </w:t>
      </w:r>
      <w:r w:rsidR="00664C5B">
        <w:t xml:space="preserve">the San Joaquin </w:t>
      </w:r>
      <w:ins w:id="444" w:author="Microsoft Office User" w:date="2019-10-23T11:40:00Z">
        <w:r w:rsidR="007205A7">
          <w:t>R</w:t>
        </w:r>
      </w:ins>
      <w:del w:id="445" w:author="Microsoft Office User" w:date="2019-10-23T11:40:00Z">
        <w:r w:rsidR="00664C5B" w:rsidDel="007205A7">
          <w:delText>r</w:delText>
        </w:r>
      </w:del>
      <w:r w:rsidR="00664C5B">
        <w:t xml:space="preserve">iver at </w:t>
      </w:r>
      <w:r w:rsidR="006A6803">
        <w:t>Vernalis</w:t>
      </w:r>
      <w:r>
        <w:t>.</w:t>
      </w:r>
      <w:r w:rsidR="006A6803">
        <w:t xml:space="preserve"> </w:t>
      </w:r>
      <w:del w:id="446" w:author="Microsoft Office User" w:date="2019-10-24T09:44:00Z">
        <w:r w:rsidR="00464EEF" w:rsidDel="00217838">
          <w:delText>Results show</w:delText>
        </w:r>
        <w:r w:rsidR="00CA1A92" w:rsidDel="00217838">
          <w:delText xml:space="preserve"> </w:delText>
        </w:r>
        <w:r w:rsidDel="00217838">
          <w:delText xml:space="preserve">that </w:delText>
        </w:r>
        <w:r w:rsidR="00CA1A92" w:rsidDel="00217838">
          <w:delText>t</w:delText>
        </w:r>
      </w:del>
      <w:ins w:id="447" w:author="Microsoft Office User" w:date="2019-10-24T09:44:00Z">
        <w:r w:rsidR="00217838">
          <w:t>T</w:t>
        </w:r>
      </w:ins>
      <w:r w:rsidR="00CA1A92">
        <w:t>here is a decreasing</w:t>
      </w:r>
      <w:r w:rsidR="00464EEF">
        <w:t xml:space="preserve"> trend </w:t>
      </w:r>
      <w:r w:rsidR="002D1716">
        <w:t xml:space="preserve">in </w:t>
      </w:r>
      <w:r w:rsidR="006A6803">
        <w:t>all</w:t>
      </w:r>
      <w:r w:rsidR="00CA1A92">
        <w:t xml:space="preserve"> </w:t>
      </w:r>
      <w:r w:rsidR="006A6803">
        <w:t>four</w:t>
      </w:r>
      <w:r w:rsidR="00464EEF">
        <w:t xml:space="preserve"> annual </w:t>
      </w:r>
      <w:r w:rsidR="006A6803">
        <w:t>statistics</w:t>
      </w:r>
      <w:ins w:id="448" w:author="Microsoft Office User" w:date="2019-10-24T09:44:00Z">
        <w:r w:rsidR="00217838">
          <w:t xml:space="preserve"> (</w:t>
        </w:r>
      </w:ins>
      <w:ins w:id="449" w:author="Microsoft Office User" w:date="2019-10-24T09:46:00Z">
        <w:r w:rsidR="00FD127E">
          <w:t>minimum da</w:t>
        </w:r>
      </w:ins>
      <w:ins w:id="450" w:author="Microsoft Office User" w:date="2019-10-24T09:47:00Z">
        <w:r w:rsidR="00FD127E">
          <w:t>ily</w:t>
        </w:r>
      </w:ins>
      <w:ins w:id="451" w:author="Microsoft Office User" w:date="2019-10-24T09:46:00Z">
        <w:r w:rsidR="00FD127E">
          <w:t>, median daily,</w:t>
        </w:r>
      </w:ins>
      <w:ins w:id="452" w:author="Microsoft Office User" w:date="2019-10-24T09:47:00Z">
        <w:r w:rsidR="00FD127E">
          <w:t xml:space="preserve"> maximum daily, and mean daily)</w:t>
        </w:r>
      </w:ins>
      <w:r w:rsidR="006A6803">
        <w:t xml:space="preserve"> </w:t>
      </w:r>
      <w:r w:rsidR="00491883">
        <w:t>for both sites</w:t>
      </w:r>
      <w:r w:rsidR="008176C1">
        <w:t xml:space="preserve"> (fig2, and fig3).  </w:t>
      </w:r>
      <w:ins w:id="453" w:author="Microsoft Office User" w:date="2019-10-23T15:19:00Z">
        <w:r w:rsidR="0039360F">
          <w:t>H</w:t>
        </w:r>
      </w:ins>
      <w:del w:id="454" w:author="Microsoft Office User" w:date="2019-10-23T15:19:00Z">
        <w:r w:rsidR="008176C1" w:rsidDel="0039360F">
          <w:delText>h</w:delText>
        </w:r>
      </w:del>
      <w:r w:rsidR="008176C1">
        <w:t>owever,</w:t>
      </w:r>
      <w:r w:rsidR="00491883">
        <w:t xml:space="preserve"> these trends are only</w:t>
      </w:r>
      <w:r w:rsidR="00CA1A92">
        <w:t xml:space="preserve"> statistically</w:t>
      </w:r>
      <w:r w:rsidR="00491883">
        <w:t xml:space="preserve"> significant for </w:t>
      </w:r>
      <w:r w:rsidR="00CA1A92">
        <w:t xml:space="preserve">annual </w:t>
      </w:r>
      <w:r w:rsidR="00491883">
        <w:t xml:space="preserve">minimum </w:t>
      </w:r>
      <w:r w:rsidR="00CA1A92">
        <w:t>daily discharges</w:t>
      </w:r>
      <w:r w:rsidR="00491883">
        <w:t xml:space="preserve"> at the Sacramento </w:t>
      </w:r>
      <w:r w:rsidR="00664C5B">
        <w:t>R</w:t>
      </w:r>
      <w:r w:rsidR="00491883">
        <w:t xml:space="preserve">iver </w:t>
      </w:r>
      <w:r w:rsidR="00664C5B">
        <w:t>near</w:t>
      </w:r>
      <w:r w:rsidR="00491883">
        <w:t xml:space="preserve"> Freeport with a p-value of 0.</w:t>
      </w:r>
      <w:r w:rsidR="006F2EE0">
        <w:t>0</w:t>
      </w:r>
      <w:r w:rsidR="00491883">
        <w:t>52</w:t>
      </w:r>
      <w:r w:rsidR="008176C1">
        <w:t xml:space="preserve"> and </w:t>
      </w:r>
      <w:r w:rsidR="006F2EE0">
        <w:t xml:space="preserve">a </w:t>
      </w:r>
      <w:r w:rsidR="008176C1">
        <w:t>decreasing slope of 0.76% per year.</w:t>
      </w:r>
      <w:r w:rsidR="002D1716">
        <w:t xml:space="preserve"> </w:t>
      </w:r>
      <w:r w:rsidR="00C952C9">
        <w:t>This is also reflected in the Quantile-Kendall plot</w:t>
      </w:r>
      <w:r>
        <w:t xml:space="preserve"> </w:t>
      </w:r>
      <w:r w:rsidR="00C952C9">
        <w:t>(</w:t>
      </w:r>
      <w:r w:rsidR="00C952C9" w:rsidRPr="002B7D36">
        <w:rPr>
          <w:color w:val="FF0000"/>
          <w:highlight w:val="yellow"/>
        </w:rPr>
        <w:t>fig</w:t>
      </w:r>
      <w:r w:rsidRPr="002B7D36">
        <w:rPr>
          <w:color w:val="FF0000"/>
          <w:highlight w:val="yellow"/>
        </w:rPr>
        <w:t>4</w:t>
      </w:r>
      <w:r w:rsidR="009523F9">
        <w:t>)</w:t>
      </w:r>
      <w:r w:rsidR="00402870">
        <w:t>. The plot shows</w:t>
      </w:r>
      <w:r>
        <w:t xml:space="preserve"> that </w:t>
      </w:r>
      <w:r w:rsidR="002D1716">
        <w:t xml:space="preserve">at both sites and </w:t>
      </w:r>
      <w:r>
        <w:t>over the 365 days of the year, there is no statistically significant trend in all parts of the flow duration curve (</w:t>
      </w:r>
      <w:r w:rsidRPr="00911409">
        <w:rPr>
          <w:highlight w:val="cyan"/>
        </w:rPr>
        <w:t>Hirsch, 201</w:t>
      </w:r>
      <w:r w:rsidR="00911409" w:rsidRPr="00911409">
        <w:rPr>
          <w:highlight w:val="cyan"/>
        </w:rPr>
        <w:t>5</w:t>
      </w:r>
      <w:r>
        <w:t>).</w:t>
      </w:r>
      <w:r w:rsidR="00402870">
        <w:t xml:space="preserve"> </w:t>
      </w:r>
    </w:p>
    <w:p w14:paraId="2A4E5AB0" w14:textId="465024AB" w:rsidR="00CB1426" w:rsidRDefault="002D1716" w:rsidP="00CB1426">
      <w:pPr>
        <w:autoSpaceDE w:val="0"/>
        <w:autoSpaceDN w:val="0"/>
        <w:adjustRightInd w:val="0"/>
      </w:pPr>
      <w:r>
        <w:lastRenderedPageBreak/>
        <w:t xml:space="preserve">Discharge measurements at </w:t>
      </w:r>
      <w:r w:rsidR="001509C4">
        <w:t xml:space="preserve">the Sacramento River near </w:t>
      </w:r>
      <w:r>
        <w:t xml:space="preserve">Freeport and </w:t>
      </w:r>
      <w:r w:rsidR="001509C4">
        <w:t xml:space="preserve">the San Joaquin </w:t>
      </w:r>
      <w:ins w:id="455" w:author="Microsoft Office User" w:date="2019-10-23T14:14:00Z">
        <w:r w:rsidR="00F3452C">
          <w:t>R</w:t>
        </w:r>
      </w:ins>
      <w:del w:id="456" w:author="Microsoft Office User" w:date="2019-10-23T14:14:00Z">
        <w:r w:rsidR="001509C4" w:rsidDel="00F3452C">
          <w:delText>r</w:delText>
        </w:r>
      </w:del>
      <w:r w:rsidR="001509C4">
        <w:t xml:space="preserve">iver at </w:t>
      </w:r>
      <w:r>
        <w:t xml:space="preserve">Vernalis </w:t>
      </w:r>
      <w:r w:rsidR="00CB1426">
        <w:t>var</w:t>
      </w:r>
      <w:r w:rsidR="008176C1">
        <w:t>ies</w:t>
      </w:r>
      <w:r w:rsidR="00CB1426">
        <w:t xml:space="preserve"> significantly and are consistent with </w:t>
      </w:r>
      <w:del w:id="457" w:author="Microsoft Office User" w:date="2019-10-23T14:14:00Z">
        <w:r w:rsidR="00CB1426" w:rsidDel="00F3452C">
          <w:delText xml:space="preserve">extreme </w:delText>
        </w:r>
      </w:del>
      <w:ins w:id="458" w:author="Microsoft Office User" w:date="2019-10-23T14:14:00Z">
        <w:r w:rsidR="00F3452C">
          <w:t xml:space="preserve">variable </w:t>
        </w:r>
      </w:ins>
      <w:r w:rsidR="00CB1426">
        <w:t xml:space="preserve">weather condition during the 1970-2019 period. During </w:t>
      </w:r>
      <w:del w:id="459" w:author="Microsoft Office User" w:date="2019-10-23T14:14:00Z">
        <w:r w:rsidR="00CB1426" w:rsidDel="00F3452C">
          <w:delText>extreme wet condition</w:delText>
        </w:r>
      </w:del>
      <w:ins w:id="460" w:author="Microsoft Office User" w:date="2019-10-23T14:14:00Z">
        <w:r w:rsidR="00F3452C">
          <w:t>a high water year, such as</w:t>
        </w:r>
      </w:ins>
      <w:r w:rsidR="00CB1426">
        <w:t xml:space="preserve"> </w:t>
      </w:r>
      <w:del w:id="461" w:author="Microsoft Office User" w:date="2019-10-23T14:14:00Z">
        <w:r w:rsidR="00CB1426" w:rsidDel="00F3452C">
          <w:delText xml:space="preserve">in </w:delText>
        </w:r>
      </w:del>
      <w:r w:rsidR="00CB1426">
        <w:t xml:space="preserve">1997, maximum discharge measurement at </w:t>
      </w:r>
      <w:r w:rsidR="001509C4">
        <w:t xml:space="preserve">the Sacramento River near Freeport and the San Joaquin </w:t>
      </w:r>
      <w:ins w:id="462" w:author="Microsoft Office User" w:date="2019-10-23T14:14:00Z">
        <w:r w:rsidR="00F3452C">
          <w:t>R</w:t>
        </w:r>
      </w:ins>
      <w:del w:id="463" w:author="Microsoft Office User" w:date="2019-10-23T14:14:00Z">
        <w:r w:rsidR="001509C4" w:rsidDel="00F3452C">
          <w:delText>r</w:delText>
        </w:r>
      </w:del>
      <w:r w:rsidR="001509C4">
        <w:t xml:space="preserve">iver at Vernalis </w:t>
      </w:r>
      <w:r w:rsidR="00CB1426">
        <w:t>reach to 3200 m</w:t>
      </w:r>
      <w:r w:rsidR="00CB1426" w:rsidRPr="00F3452C">
        <w:rPr>
          <w:vertAlign w:val="superscript"/>
          <w:rPrChange w:id="464" w:author="Microsoft Office User" w:date="2019-10-23T14:14:00Z">
            <w:rPr/>
          </w:rPrChange>
        </w:rPr>
        <w:t>3</w:t>
      </w:r>
      <w:r w:rsidR="00CB1426">
        <w:t>/sec, and 1537 m</w:t>
      </w:r>
      <w:r w:rsidR="00CB1426" w:rsidRPr="00F3452C">
        <w:rPr>
          <w:vertAlign w:val="superscript"/>
          <w:rPrChange w:id="465" w:author="Microsoft Office User" w:date="2019-10-23T14:14:00Z">
            <w:rPr/>
          </w:rPrChange>
        </w:rPr>
        <w:t>3</w:t>
      </w:r>
      <w:r w:rsidR="00CB1426">
        <w:t xml:space="preserve">/sec respectively. Discharges </w:t>
      </w:r>
      <w:del w:id="466" w:author="Microsoft Office User" w:date="2019-10-23T14:15:00Z">
        <w:r w:rsidR="00CB1426" w:rsidDel="00F3452C">
          <w:delText xml:space="preserve">decreased </w:delText>
        </w:r>
        <w:r w:rsidDel="00F3452C">
          <w:delText>dramatically</w:delText>
        </w:r>
      </w:del>
      <w:ins w:id="467" w:author="Microsoft Office User" w:date="2019-10-23T14:15:00Z">
        <w:r w:rsidR="00F3452C">
          <w:t>are much lower</w:t>
        </w:r>
      </w:ins>
      <w:r w:rsidR="00CB1426">
        <w:t xml:space="preserve"> </w:t>
      </w:r>
      <w:del w:id="468" w:author="Microsoft Office User" w:date="2019-10-23T14:15:00Z">
        <w:r w:rsidR="00CB1426" w:rsidDel="00F3452C">
          <w:delText xml:space="preserve">during the reported </w:delText>
        </w:r>
      </w:del>
      <w:r w:rsidR="00CB1426">
        <w:t xml:space="preserve">drought </w:t>
      </w:r>
      <w:del w:id="469" w:author="Microsoft Office User" w:date="2019-10-23T14:15:00Z">
        <w:r w:rsidR="00CB1426" w:rsidDel="00F3452C">
          <w:delText xml:space="preserve">period </w:delText>
        </w:r>
      </w:del>
      <w:ins w:id="470" w:author="Microsoft Office User" w:date="2019-10-23T14:15:00Z">
        <w:r w:rsidR="00F3452C">
          <w:t xml:space="preserve">years, such as </w:t>
        </w:r>
      </w:ins>
      <w:del w:id="471" w:author="Microsoft Office User" w:date="2019-10-23T14:15:00Z">
        <w:r w:rsidR="00CB1426" w:rsidDel="00F3452C">
          <w:delText xml:space="preserve">of </w:delText>
        </w:r>
      </w:del>
      <w:r w:rsidR="00CB1426">
        <w:t>2012-2016 (</w:t>
      </w:r>
      <w:bookmarkStart w:id="472" w:name="_Hlk22473163"/>
      <w:r w:rsidR="00CB1426" w:rsidRPr="00911409">
        <w:rPr>
          <w:highlight w:val="cyan"/>
        </w:rPr>
        <w:t xml:space="preserve">Western Regional Climate Center </w:t>
      </w:r>
      <w:hyperlink r:id="rId9" w:history="1">
        <w:r w:rsidR="00CB1426" w:rsidRPr="00911409">
          <w:rPr>
            <w:rStyle w:val="Hyperlink"/>
            <w:highlight w:val="cyan"/>
          </w:rPr>
          <w:t>http://www.wrcc.dri.edu/cg-bin/cliMONtpre.pl?ca7630</w:t>
        </w:r>
      </w:hyperlink>
      <w:bookmarkEnd w:id="472"/>
      <w:r w:rsidR="00CB1426">
        <w:t>) where</w:t>
      </w:r>
      <w:r w:rsidR="00CB1426">
        <w:rPr>
          <w:rFonts w:ascii="RotisSerif" w:hAnsi="RotisSerif" w:cs="RotisSerif"/>
          <w:sz w:val="22"/>
          <w:szCs w:val="22"/>
        </w:rPr>
        <w:t xml:space="preserve"> </w:t>
      </w:r>
      <w:r w:rsidR="00CB1426" w:rsidRPr="005845FA">
        <w:t>average</w:t>
      </w:r>
      <w:r w:rsidR="00CB1426">
        <w:t xml:space="preserve"> measured</w:t>
      </w:r>
      <w:ins w:id="473" w:author="Microsoft Office User" w:date="2019-10-23T15:20:00Z">
        <w:r w:rsidR="0039360F">
          <w:t xml:space="preserve"> mean daily</w:t>
        </w:r>
      </w:ins>
      <w:r w:rsidR="00CB1426">
        <w:t xml:space="preserve"> discharge at the two sites were</w:t>
      </w:r>
      <w:r w:rsidR="006F2EE0">
        <w:t xml:space="preserve"> </w:t>
      </w:r>
      <w:r w:rsidR="00CB1426" w:rsidRPr="005845FA">
        <w:t>about 175 m</w:t>
      </w:r>
      <w:r w:rsidR="00CB1426" w:rsidRPr="00F3452C">
        <w:rPr>
          <w:vertAlign w:val="superscript"/>
          <w:rPrChange w:id="474" w:author="Microsoft Office User" w:date="2019-10-23T14:15:00Z">
            <w:rPr/>
          </w:rPrChange>
        </w:rPr>
        <w:t>3</w:t>
      </w:r>
      <w:r w:rsidR="00CB1426" w:rsidRPr="005845FA">
        <w:t xml:space="preserve">/s </w:t>
      </w:r>
      <w:r w:rsidR="00664C5B">
        <w:t xml:space="preserve">at Sacramento River near </w:t>
      </w:r>
      <w:r w:rsidR="00CB1426">
        <w:t>Freeport, and about 9 m</w:t>
      </w:r>
      <w:r w:rsidR="00CB1426" w:rsidRPr="00F3452C">
        <w:rPr>
          <w:vertAlign w:val="superscript"/>
          <w:rPrChange w:id="475" w:author="Microsoft Office User" w:date="2019-10-23T14:15:00Z">
            <w:rPr/>
          </w:rPrChange>
        </w:rPr>
        <w:t>3</w:t>
      </w:r>
      <w:r w:rsidR="00CB1426">
        <w:t xml:space="preserve">/sec </w:t>
      </w:r>
      <w:r w:rsidR="00664C5B">
        <w:t xml:space="preserve">at San Joaquin river at </w:t>
      </w:r>
      <w:r w:rsidR="00CB1426">
        <w:t xml:space="preserve">Vernalis. </w:t>
      </w:r>
    </w:p>
    <w:p w14:paraId="4D900CF8" w14:textId="77777777" w:rsidR="00CB1426" w:rsidRDefault="00CB1426" w:rsidP="00736500">
      <w:pPr>
        <w:autoSpaceDE w:val="0"/>
        <w:autoSpaceDN w:val="0"/>
        <w:adjustRightInd w:val="0"/>
      </w:pPr>
    </w:p>
    <w:p w14:paraId="14CA9FDA" w14:textId="332CD0B9" w:rsidR="009523F9" w:rsidRDefault="002B230D" w:rsidP="00930D7D">
      <w:pPr>
        <w:autoSpaceDE w:val="0"/>
        <w:autoSpaceDN w:val="0"/>
        <w:adjustRightInd w:val="0"/>
      </w:pPr>
      <w:r>
        <w:rPr>
          <w:noProof/>
        </w:rPr>
        <w:drawing>
          <wp:inline distT="0" distB="0" distL="0" distR="0" wp14:anchorId="34E1AF88" wp14:editId="464AA59F">
            <wp:extent cx="3734117" cy="33416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Freeport.png"/>
                    <pic:cNvPicPr/>
                  </pic:nvPicPr>
                  <pic:blipFill rotWithShape="1">
                    <a:blip r:embed="rId10">
                      <a:extLst>
                        <a:ext uri="{28A0092B-C50C-407E-A947-70E740481C1C}">
                          <a14:useLocalDpi xmlns:a14="http://schemas.microsoft.com/office/drawing/2010/main" val="0"/>
                        </a:ext>
                      </a:extLst>
                    </a:blip>
                    <a:srcRect l="4180" t="23716" r="3458" b="17897"/>
                    <a:stretch/>
                  </pic:blipFill>
                  <pic:spPr bwMode="auto">
                    <a:xfrm>
                      <a:off x="0" y="0"/>
                      <a:ext cx="3757059" cy="3362157"/>
                    </a:xfrm>
                    <a:prstGeom prst="rect">
                      <a:avLst/>
                    </a:prstGeom>
                    <a:ln>
                      <a:noFill/>
                    </a:ln>
                    <a:extLst>
                      <a:ext uri="{53640926-AAD7-44D8-BBD7-CCE9431645EC}">
                        <a14:shadowObscured xmlns:a14="http://schemas.microsoft.com/office/drawing/2010/main"/>
                      </a:ext>
                    </a:extLst>
                  </pic:spPr>
                </pic:pic>
              </a:graphicData>
            </a:graphic>
          </wp:inline>
        </w:drawing>
      </w:r>
    </w:p>
    <w:p w14:paraId="36867A49" w14:textId="600E00DC" w:rsidR="009523F9" w:rsidRDefault="009523F9" w:rsidP="00930D7D">
      <w:pPr>
        <w:autoSpaceDE w:val="0"/>
        <w:autoSpaceDN w:val="0"/>
        <w:adjustRightInd w:val="0"/>
      </w:pPr>
    </w:p>
    <w:p w14:paraId="1443D68F" w14:textId="28E58CA2" w:rsidR="009523F9" w:rsidRDefault="002B230D" w:rsidP="00930D7D">
      <w:pPr>
        <w:autoSpaceDE w:val="0"/>
        <w:autoSpaceDN w:val="0"/>
        <w:adjustRightInd w:val="0"/>
      </w:pPr>
      <w:r>
        <w:rPr>
          <w:noProof/>
        </w:rPr>
        <w:drawing>
          <wp:inline distT="0" distB="0" distL="0" distR="0" wp14:anchorId="0950EDEF" wp14:editId="267BA129">
            <wp:extent cx="3578219" cy="296573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vernalisQ.png"/>
                    <pic:cNvPicPr/>
                  </pic:nvPicPr>
                  <pic:blipFill rotWithShape="1">
                    <a:blip r:embed="rId11">
                      <a:extLst>
                        <a:ext uri="{28A0092B-C50C-407E-A947-70E740481C1C}">
                          <a14:useLocalDpi xmlns:a14="http://schemas.microsoft.com/office/drawing/2010/main" val="0"/>
                        </a:ext>
                      </a:extLst>
                    </a:blip>
                    <a:srcRect l="4597" t="24531" r="4699" b="22363"/>
                    <a:stretch/>
                  </pic:blipFill>
                  <pic:spPr bwMode="auto">
                    <a:xfrm>
                      <a:off x="0" y="0"/>
                      <a:ext cx="3610656" cy="2992614"/>
                    </a:xfrm>
                    <a:prstGeom prst="rect">
                      <a:avLst/>
                    </a:prstGeom>
                    <a:ln>
                      <a:noFill/>
                    </a:ln>
                    <a:extLst>
                      <a:ext uri="{53640926-AAD7-44D8-BBD7-CCE9431645EC}">
                        <a14:shadowObscured xmlns:a14="http://schemas.microsoft.com/office/drawing/2010/main"/>
                      </a:ext>
                    </a:extLst>
                  </pic:spPr>
                </pic:pic>
              </a:graphicData>
            </a:graphic>
          </wp:inline>
        </w:drawing>
      </w:r>
    </w:p>
    <w:p w14:paraId="3208AEFC" w14:textId="77777777" w:rsidR="009523F9" w:rsidRDefault="009523F9" w:rsidP="00930D7D">
      <w:pPr>
        <w:autoSpaceDE w:val="0"/>
        <w:autoSpaceDN w:val="0"/>
        <w:adjustRightInd w:val="0"/>
      </w:pPr>
    </w:p>
    <w:p w14:paraId="2AE26344" w14:textId="2055DAAF" w:rsidR="00464EEF" w:rsidRDefault="002B230D" w:rsidP="00930D7D">
      <w:pPr>
        <w:autoSpaceDE w:val="0"/>
        <w:autoSpaceDN w:val="0"/>
        <w:adjustRightInd w:val="0"/>
      </w:pPr>
      <w:commentRangeStart w:id="476"/>
      <w:r>
        <w:rPr>
          <w:noProof/>
        </w:rPr>
        <w:drawing>
          <wp:inline distT="0" distB="0" distL="0" distR="0" wp14:anchorId="18B33F6C" wp14:editId="463FCC14">
            <wp:extent cx="2521300" cy="348477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adjMannK.png"/>
                    <pic:cNvPicPr/>
                  </pic:nvPicPr>
                  <pic:blipFill rotWithShape="1">
                    <a:blip r:embed="rId12">
                      <a:extLst>
                        <a:ext uri="{28A0092B-C50C-407E-A947-70E740481C1C}">
                          <a14:useLocalDpi xmlns:a14="http://schemas.microsoft.com/office/drawing/2010/main" val="0"/>
                        </a:ext>
                      </a:extLst>
                    </a:blip>
                    <a:srcRect l="14302" t="18688" r="21244" b="18384"/>
                    <a:stretch/>
                  </pic:blipFill>
                  <pic:spPr bwMode="auto">
                    <a:xfrm>
                      <a:off x="0" y="0"/>
                      <a:ext cx="2529489" cy="3496088"/>
                    </a:xfrm>
                    <a:prstGeom prst="rect">
                      <a:avLst/>
                    </a:prstGeom>
                    <a:ln>
                      <a:noFill/>
                    </a:ln>
                    <a:extLst>
                      <a:ext uri="{53640926-AAD7-44D8-BBD7-CCE9431645EC}">
                        <a14:shadowObscured xmlns:a14="http://schemas.microsoft.com/office/drawing/2010/main"/>
                      </a:ext>
                    </a:extLst>
                  </pic:spPr>
                </pic:pic>
              </a:graphicData>
            </a:graphic>
          </wp:inline>
        </w:drawing>
      </w:r>
      <w:commentRangeEnd w:id="476"/>
      <w:r w:rsidR="0039360F">
        <w:rPr>
          <w:rStyle w:val="CommentReference"/>
        </w:rPr>
        <w:commentReference w:id="476"/>
      </w:r>
    </w:p>
    <w:p w14:paraId="0882B24E" w14:textId="58B9B1F6" w:rsidR="00464EEF" w:rsidRDefault="00464EEF" w:rsidP="00930D7D">
      <w:pPr>
        <w:autoSpaceDE w:val="0"/>
        <w:autoSpaceDN w:val="0"/>
        <w:adjustRightInd w:val="0"/>
      </w:pPr>
    </w:p>
    <w:p w14:paraId="66ED07A7" w14:textId="2E4B70FA" w:rsidR="005700CE" w:rsidRDefault="005700CE" w:rsidP="00930D7D">
      <w:pPr>
        <w:autoSpaceDE w:val="0"/>
        <w:autoSpaceDN w:val="0"/>
        <w:adjustRightInd w:val="0"/>
      </w:pPr>
    </w:p>
    <w:p w14:paraId="70D47230" w14:textId="57D1CAA6" w:rsidR="0000183B" w:rsidRPr="009743F4" w:rsidDel="00614256" w:rsidRDefault="005700CE" w:rsidP="005700CE">
      <w:pPr>
        <w:pStyle w:val="Heading2"/>
        <w:rPr>
          <w:del w:id="477" w:author="Microsoft Office User" w:date="2019-10-29T09:24:00Z"/>
          <w:b/>
        </w:rPr>
      </w:pPr>
      <w:del w:id="478" w:author="Microsoft Office User" w:date="2019-10-29T09:24:00Z">
        <w:r w:rsidRPr="009743F4" w:rsidDel="00614256">
          <w:rPr>
            <w:b/>
          </w:rPr>
          <w:delText xml:space="preserve">Nutrient </w:delText>
        </w:r>
        <w:r w:rsidR="00954E3C" w:rsidRPr="009743F4" w:rsidDel="00614256">
          <w:rPr>
            <w:b/>
          </w:rPr>
          <w:delText>Concentrations, F</w:delText>
        </w:r>
        <w:r w:rsidRPr="009743F4" w:rsidDel="00614256">
          <w:rPr>
            <w:b/>
          </w:rPr>
          <w:delText>luxes</w:delText>
        </w:r>
        <w:r w:rsidR="00954E3C" w:rsidRPr="009743F4" w:rsidDel="00614256">
          <w:rPr>
            <w:b/>
          </w:rPr>
          <w:delText>,</w:delText>
        </w:r>
        <w:r w:rsidRPr="009743F4" w:rsidDel="00614256">
          <w:rPr>
            <w:b/>
          </w:rPr>
          <w:delText xml:space="preserve"> and Trends:</w:delText>
        </w:r>
      </w:del>
    </w:p>
    <w:p w14:paraId="1CEF88C1" w14:textId="5E80E743" w:rsidR="002C5A5A" w:rsidDel="00FD127E" w:rsidRDefault="00EF49A5">
      <w:pPr>
        <w:ind w:firstLine="720"/>
        <w:rPr>
          <w:del w:id="479" w:author="Microsoft Office User" w:date="2019-10-24T09:49:00Z"/>
        </w:rPr>
        <w:pPrChange w:id="480" w:author="Microsoft Office User" w:date="2019-10-23T14:19:00Z">
          <w:pPr/>
        </w:pPrChange>
      </w:pPr>
      <w:del w:id="481" w:author="Microsoft Office User" w:date="2019-10-24T09:49:00Z">
        <w:r w:rsidDel="00FD127E">
          <w:delText xml:space="preserve">Statistical analyses and modeling </w:delText>
        </w:r>
        <w:r w:rsidR="005023FE" w:rsidDel="00FD127E">
          <w:delText>were</w:delText>
        </w:r>
        <w:r w:rsidDel="00FD127E">
          <w:delText xml:space="preserve"> used to evaluate nutrient concentrations and trends to the Delta throughout the 1970-2019 period these </w:delText>
        </w:r>
        <w:r w:rsidR="005023FE" w:rsidDel="00FD127E">
          <w:delText>include</w:delText>
        </w:r>
        <w:r w:rsidDel="00FD127E">
          <w:delText>:</w:delText>
        </w:r>
      </w:del>
    </w:p>
    <w:p w14:paraId="0817B736" w14:textId="77777777" w:rsidR="00F3452C" w:rsidDel="00EE393F" w:rsidRDefault="00F3452C">
      <w:pPr>
        <w:ind w:firstLine="720"/>
        <w:rPr>
          <w:del w:id="482" w:author="Microsoft Office User" w:date="2019-10-23T14:20:00Z"/>
          <w:moveTo w:id="483" w:author="Microsoft Office User" w:date="2019-10-23T14:16:00Z"/>
        </w:rPr>
        <w:pPrChange w:id="484" w:author="Microsoft Office User" w:date="2019-10-23T14:20:00Z">
          <w:pPr>
            <w:pStyle w:val="Heading3"/>
          </w:pPr>
        </w:pPrChange>
      </w:pPr>
      <w:moveToRangeStart w:id="485" w:author="Microsoft Office User" w:date="2019-10-23T14:16:00Z" w:name="move22732624"/>
      <w:moveTo w:id="486" w:author="Microsoft Office User" w:date="2019-10-23T14:16:00Z">
        <w:del w:id="487" w:author="Microsoft Office User" w:date="2019-10-23T14:17:00Z">
          <w:r w:rsidDel="002D737C">
            <w:delText xml:space="preserve">EGRET and the </w:delText>
          </w:r>
          <w:r w:rsidRPr="00933A14" w:rsidDel="002D737C">
            <w:delText>WRTDS model</w:delText>
          </w:r>
          <w:r w:rsidDel="002D737C">
            <w:delText>:</w:delText>
          </w:r>
        </w:del>
      </w:moveTo>
    </w:p>
    <w:p w14:paraId="10DC4160" w14:textId="73DA23AE" w:rsidR="00F3452C" w:rsidDel="00FD127E" w:rsidRDefault="00F3452C">
      <w:pPr>
        <w:ind w:firstLine="720"/>
        <w:rPr>
          <w:del w:id="488" w:author="Microsoft Office User" w:date="2019-10-24T09:49:00Z"/>
          <w:moveTo w:id="489" w:author="Microsoft Office User" w:date="2019-10-23T14:16:00Z"/>
        </w:rPr>
        <w:pPrChange w:id="490" w:author="Microsoft Office User" w:date="2019-10-23T14:20:00Z">
          <w:pPr/>
        </w:pPrChange>
      </w:pPr>
      <w:moveTo w:id="491" w:author="Microsoft Office User" w:date="2019-10-23T14:16:00Z">
        <w:del w:id="492" w:author="Microsoft Office User" w:date="2019-10-24T09:49:00Z">
          <w:r w:rsidRPr="00933A14" w:rsidDel="00FD127E">
            <w:delText xml:space="preserve">Estimated flow-normalized concentrations and fluxes for </w:delText>
          </w:r>
          <w:r w:rsidDel="00FD127E">
            <w:delText xml:space="preserve">nitrogen forms; </w:delText>
          </w:r>
          <w:r w:rsidRPr="00933A14" w:rsidDel="00FD127E">
            <w:delText>Nitrate (NO</w:delText>
          </w:r>
          <w:r w:rsidRPr="00EE393F" w:rsidDel="00FD127E">
            <w:rPr>
              <w:vertAlign w:val="subscript"/>
              <w:rPrChange w:id="493" w:author="Microsoft Office User" w:date="2019-10-23T14:20:00Z">
                <w:rPr/>
              </w:rPrChange>
            </w:rPr>
            <w:delText>3</w:delText>
          </w:r>
          <w:r w:rsidRPr="00933A14" w:rsidDel="00FD127E">
            <w:delText>), Ammonium (NH</w:delText>
          </w:r>
          <w:r w:rsidRPr="00EE393F" w:rsidDel="00FD127E">
            <w:rPr>
              <w:vertAlign w:val="subscript"/>
              <w:rPrChange w:id="494" w:author="Microsoft Office User" w:date="2019-10-23T14:20:00Z">
                <w:rPr/>
              </w:rPrChange>
            </w:rPr>
            <w:delText>4</w:delText>
          </w:r>
          <w:r w:rsidRPr="00933A14" w:rsidDel="00FD127E">
            <w:delText>), Total Kjeldahl (TKN),</w:delText>
          </w:r>
          <w:r w:rsidDel="00FD127E">
            <w:delText xml:space="preserve"> </w:delText>
          </w:r>
          <w:r w:rsidRPr="00933A14" w:rsidDel="00FD127E">
            <w:delText>Orthophosphate (OP)</w:delText>
          </w:r>
          <w:r w:rsidDel="00FD127E">
            <w:delText xml:space="preserve">, and </w:delText>
          </w:r>
          <w:r w:rsidRPr="00933A14" w:rsidDel="00FD127E">
            <w:delText xml:space="preserve">Total Phosphorus (TP), over the 1970-2019 period </w:delText>
          </w:r>
          <w:r w:rsidDel="00FD127E">
            <w:delText xml:space="preserve">were estimated </w:delText>
          </w:r>
          <w:r w:rsidRPr="00933A14" w:rsidDel="00FD127E">
            <w:delText xml:space="preserve">using the WRTDS model </w:delText>
          </w:r>
          <w:r w:rsidDel="00FD127E">
            <w:delText xml:space="preserve">for the Sacramento River near Freeport and the San Joaquin River at Vernalis. </w:delText>
          </w:r>
        </w:del>
      </w:moveTo>
    </w:p>
    <w:p w14:paraId="6CC4C089" w14:textId="77777777" w:rsidR="00F3452C" w:rsidRDefault="00F3452C" w:rsidP="00F3452C">
      <w:pPr>
        <w:rPr>
          <w:moveTo w:id="495" w:author="Microsoft Office User" w:date="2019-10-23T14:16:00Z"/>
        </w:rPr>
      </w:pPr>
    </w:p>
    <w:p w14:paraId="1E0B7FCE" w14:textId="6DF9660D" w:rsidR="00614256" w:rsidRPr="00614256" w:rsidRDefault="00F3452C" w:rsidP="00614256">
      <w:pPr>
        <w:pStyle w:val="Heading2"/>
        <w:rPr>
          <w:ins w:id="496" w:author="Microsoft Office User" w:date="2019-10-29T09:24:00Z"/>
          <w:b/>
          <w:i/>
          <w:iCs/>
          <w:rPrChange w:id="497" w:author="Microsoft Office User" w:date="2019-10-29T09:24:00Z">
            <w:rPr>
              <w:ins w:id="498" w:author="Microsoft Office User" w:date="2019-10-29T09:24:00Z"/>
              <w:b/>
            </w:rPr>
          </w:rPrChange>
        </w:rPr>
      </w:pPr>
      <w:moveTo w:id="499" w:author="Microsoft Office User" w:date="2019-10-23T14:16:00Z">
        <w:r w:rsidRPr="00614256">
          <w:rPr>
            <w:b/>
            <w:i/>
            <w:iCs/>
            <w:rPrChange w:id="500" w:author="Microsoft Office User" w:date="2019-10-29T09:24:00Z">
              <w:rPr>
                <w:b/>
              </w:rPr>
            </w:rPrChange>
          </w:rPr>
          <w:t>Sacramento River near Freeport</w:t>
        </w:r>
      </w:moveTo>
      <w:ins w:id="501" w:author="Microsoft Office User" w:date="2019-10-29T09:24:00Z">
        <w:r w:rsidR="00614256" w:rsidRPr="00614256">
          <w:rPr>
            <w:b/>
            <w:i/>
            <w:iCs/>
            <w:rPrChange w:id="502" w:author="Microsoft Office User" w:date="2019-10-29T09:24:00Z">
              <w:rPr>
                <w:b/>
              </w:rPr>
            </w:rPrChange>
          </w:rPr>
          <w:t>,</w:t>
        </w:r>
      </w:ins>
      <w:moveTo w:id="503" w:author="Microsoft Office User" w:date="2019-10-23T14:16:00Z">
        <w:del w:id="504" w:author="Microsoft Office User" w:date="2019-10-29T09:24:00Z">
          <w:r w:rsidRPr="00614256" w:rsidDel="00614256">
            <w:rPr>
              <w:b/>
              <w:i/>
              <w:iCs/>
              <w:rPrChange w:id="505" w:author="Microsoft Office User" w:date="2019-10-29T09:24:00Z">
                <w:rPr>
                  <w:b/>
                </w:rPr>
              </w:rPrChange>
            </w:rPr>
            <w:delText>:</w:delText>
          </w:r>
        </w:del>
      </w:moveTo>
      <w:ins w:id="506" w:author="Microsoft Office User" w:date="2019-10-29T09:24:00Z">
        <w:r w:rsidR="00614256" w:rsidRPr="00614256">
          <w:rPr>
            <w:b/>
            <w:i/>
            <w:iCs/>
            <w:rPrChange w:id="507" w:author="Microsoft Office User" w:date="2019-10-29T09:24:00Z">
              <w:rPr>
                <w:b/>
              </w:rPr>
            </w:rPrChange>
          </w:rPr>
          <w:t xml:space="preserve"> Nutrient Concentrations, Fluxes, and Trends</w:t>
        </w:r>
      </w:ins>
    </w:p>
    <w:p w14:paraId="531B3E9B" w14:textId="77777777" w:rsidR="00F3452C" w:rsidRPr="00DC0978" w:rsidRDefault="00F3452C" w:rsidP="00F3452C">
      <w:pPr>
        <w:pStyle w:val="Heading4"/>
        <w:rPr>
          <w:moveTo w:id="508" w:author="Microsoft Office User" w:date="2019-10-23T14:16:00Z"/>
          <w:b/>
          <w:i w:val="0"/>
        </w:rPr>
      </w:pPr>
    </w:p>
    <w:p w14:paraId="573D9D72" w14:textId="77777777" w:rsidR="00F3452C" w:rsidRDefault="00F3452C" w:rsidP="00F3452C">
      <w:pPr>
        <w:rPr>
          <w:moveTo w:id="509" w:author="Microsoft Office User" w:date="2019-10-23T14:16:00Z"/>
        </w:rPr>
      </w:pPr>
    </w:p>
    <w:p w14:paraId="71CDEFC9" w14:textId="30F1A924" w:rsidR="00F3452C" w:rsidRDefault="00F3452C">
      <w:pPr>
        <w:tabs>
          <w:tab w:val="left" w:pos="2430"/>
        </w:tabs>
        <w:autoSpaceDE w:val="0"/>
        <w:autoSpaceDN w:val="0"/>
        <w:adjustRightInd w:val="0"/>
        <w:ind w:firstLine="720"/>
        <w:rPr>
          <w:ins w:id="510" w:author="Microsoft Office User" w:date="2019-10-24T09:56:00Z"/>
        </w:rPr>
      </w:pPr>
      <w:moveTo w:id="511" w:author="Microsoft Office User" w:date="2019-10-23T14:16:00Z">
        <w:del w:id="512" w:author="Microsoft Office User" w:date="2019-10-29T09:24:00Z">
          <w:r w:rsidRPr="00662D71" w:rsidDel="00614256">
            <w:delText xml:space="preserve">Results </w:delText>
          </w:r>
          <w:r w:rsidDel="00614256">
            <w:delText>of the</w:delText>
          </w:r>
        </w:del>
      </w:moveTo>
      <w:ins w:id="513" w:author="Microsoft Office User" w:date="2019-10-29T09:24:00Z">
        <w:r w:rsidR="00614256">
          <w:t>Output of the</w:t>
        </w:r>
      </w:ins>
      <w:moveTo w:id="514" w:author="Microsoft Office User" w:date="2019-10-23T14:16:00Z">
        <w:r>
          <w:t xml:space="preserve"> WRTDS model</w:t>
        </w:r>
      </w:moveTo>
      <w:ins w:id="515" w:author="Microsoft Office User" w:date="2019-10-24T11:22:00Z">
        <w:r w:rsidR="00C46E16">
          <w:t xml:space="preserve"> for the Sacramento River at Freeport site</w:t>
        </w:r>
      </w:ins>
      <w:moveTo w:id="516" w:author="Microsoft Office User" w:date="2019-10-23T14:16:00Z">
        <w:r>
          <w:t xml:space="preserve"> are shown in </w:t>
        </w:r>
        <w:r w:rsidRPr="0075234B">
          <w:rPr>
            <w:color w:val="FF0000"/>
          </w:rPr>
          <w:t>figure 9</w:t>
        </w:r>
      </w:moveTo>
      <w:ins w:id="517" w:author="Microsoft Office User" w:date="2019-10-23T14:23:00Z">
        <w:r w:rsidR="00EE393F">
          <w:t>.</w:t>
        </w:r>
      </w:ins>
      <w:moveTo w:id="518" w:author="Microsoft Office User" w:date="2019-10-23T14:16:00Z">
        <w:del w:id="519" w:author="Microsoft Office User" w:date="2019-10-23T14:23:00Z">
          <w:r w:rsidDel="00EE393F">
            <w:delText>,</w:delText>
          </w:r>
        </w:del>
        <w:r>
          <w:t xml:space="preserve"> </w:t>
        </w:r>
      </w:moveTo>
      <w:ins w:id="520" w:author="Microsoft Office User" w:date="2019-10-23T14:23:00Z">
        <w:r w:rsidR="00EE393F">
          <w:t>F</w:t>
        </w:r>
      </w:ins>
      <w:moveTo w:id="521" w:author="Microsoft Office User" w:date="2019-10-23T14:16:00Z">
        <w:del w:id="522" w:author="Microsoft Office User" w:date="2019-10-23T14:23:00Z">
          <w:r w:rsidRPr="00662D71" w:rsidDel="00EE393F">
            <w:delText>f</w:delText>
          </w:r>
        </w:del>
        <w:r w:rsidRPr="00662D71">
          <w:t>low-normalized</w:t>
        </w:r>
        <w:r>
          <w:t xml:space="preserve"> </w:t>
        </w:r>
        <w:del w:id="523" w:author="Microsoft Office User" w:date="2019-10-23T14:23:00Z">
          <w:r w:rsidDel="00EE393F">
            <w:delText>NO3</w:delText>
          </w:r>
        </w:del>
      </w:moveTo>
      <w:ins w:id="524" w:author="Microsoft Office User" w:date="2019-10-23T14:23:00Z">
        <w:r w:rsidR="00EE393F">
          <w:t>nitrate</w:t>
        </w:r>
      </w:ins>
      <w:moveTo w:id="525" w:author="Microsoft Office User" w:date="2019-10-23T14:16:00Z">
        <w:r>
          <w:t xml:space="preserve"> concentrations and loads f</w:t>
        </w:r>
      </w:moveTo>
      <w:ins w:id="526" w:author="Microsoft Office User" w:date="2019-10-23T14:22:00Z">
        <w:r w:rsidR="00EE393F">
          <w:t>o</w:t>
        </w:r>
      </w:ins>
      <w:moveTo w:id="527" w:author="Microsoft Office User" w:date="2019-10-23T14:16:00Z">
        <w:del w:id="528" w:author="Microsoft Office User" w:date="2019-10-23T14:22:00Z">
          <w:r w:rsidDel="00EE393F">
            <w:delText>a</w:delText>
          </w:r>
        </w:del>
        <w:r>
          <w:t>llow a similar pattern throughout the 1970-2019 period (</w:t>
        </w:r>
        <w:r w:rsidRPr="002B7D36">
          <w:rPr>
            <w:color w:val="FF0000"/>
            <w:highlight w:val="yellow"/>
          </w:rPr>
          <w:t>fig 9a, and 9b</w:t>
        </w:r>
        <w:r>
          <w:t xml:space="preserve">). </w:t>
        </w:r>
        <w:del w:id="529" w:author="Microsoft Office User" w:date="2019-10-24T09:53:00Z">
          <w:r w:rsidDel="00ED00F3">
            <w:delText xml:space="preserve">These patterns are </w:delText>
          </w:r>
        </w:del>
        <w:del w:id="530" w:author="Microsoft Office User" w:date="2019-10-23T14:23:00Z">
          <w:r w:rsidDel="00EE393F">
            <w:delText>e</w:delText>
          </w:r>
        </w:del>
        <w:del w:id="531" w:author="Microsoft Office User" w:date="2019-10-24T09:53:00Z">
          <w:r w:rsidDel="00ED00F3">
            <w:delText xml:space="preserve">ffected greatly by flow variations reflected by extreme weather conditions of wet and dry years. </w:delText>
          </w:r>
        </w:del>
        <w:r>
          <w:t>Concentrations and loads increase in the earlier time period (1975 to 1983) followed by a slight decrease 1983</w:t>
        </w:r>
        <w:del w:id="532" w:author="Microsoft Office User" w:date="2019-10-24T09:51:00Z">
          <w:r w:rsidDel="00D97DF2">
            <w:delText>, associated to extreme wet conditions and dilution of concentration</w:delText>
          </w:r>
        </w:del>
        <w:r>
          <w:t xml:space="preserve">. Concentrations increased slightly in late 1980s and </w:t>
        </w:r>
        <w:del w:id="533" w:author="Microsoft Office User" w:date="2019-10-25T12:08:00Z">
          <w:r w:rsidDel="00A5180C">
            <w:delText>NO3</w:delText>
          </w:r>
        </w:del>
      </w:moveTo>
      <w:ins w:id="534" w:author="Microsoft Office User" w:date="2019-10-25T12:08:00Z">
        <w:r w:rsidR="00A5180C">
          <w:t>nitrate</w:t>
        </w:r>
      </w:ins>
      <w:moveTo w:id="535" w:author="Microsoft Office User" w:date="2019-10-23T14:16:00Z">
        <w:r>
          <w:t xml:space="preserve"> concentrations and loads reach their highest estimates in 1988 (0.15 mg/L, and 3.15 million kg/Year respectively). Concentrations declined in the early 1990s and remained</w:t>
        </w:r>
      </w:moveTo>
      <w:ins w:id="536" w:author="Microsoft Office User" w:date="2019-10-25T12:08:00Z">
        <w:r w:rsidR="00A5180C">
          <w:t xml:space="preserve"> stable</w:t>
        </w:r>
      </w:ins>
      <w:moveTo w:id="537" w:author="Microsoft Office User" w:date="2019-10-23T14:16:00Z">
        <w:r>
          <w:t xml:space="preserve"> throughout the mid-1990s and early 2000s and </w:t>
        </w:r>
      </w:moveTo>
      <w:ins w:id="538" w:author="Microsoft Office User" w:date="2019-10-25T12:08:00Z">
        <w:r w:rsidR="00A5180C">
          <w:t xml:space="preserve">then </w:t>
        </w:r>
      </w:ins>
      <w:moveTo w:id="539" w:author="Microsoft Office User" w:date="2019-10-23T14:16:00Z">
        <w:r>
          <w:t xml:space="preserve">decreased slightly during the 2013-2015 drought period.  </w:t>
        </w:r>
        <w:del w:id="540" w:author="Microsoft Office User" w:date="2019-10-25T12:08:00Z">
          <w:r w:rsidDel="00A5180C">
            <w:delText>Results from the EGR</w:delText>
          </w:r>
        </w:del>
        <w:del w:id="541" w:author="Microsoft Office User" w:date="2019-10-24T09:52:00Z">
          <w:r w:rsidDel="00D97DF2">
            <w:delText>I</w:delText>
          </w:r>
        </w:del>
        <w:del w:id="542" w:author="Microsoft Office User" w:date="2019-10-25T12:08:00Z">
          <w:r w:rsidDel="00A5180C">
            <w:delText xml:space="preserve">Tci </w:delText>
          </w:r>
        </w:del>
        <w:del w:id="543" w:author="Microsoft Office User" w:date="2019-10-24T09:54:00Z">
          <w:r w:rsidDel="00ED00F3">
            <w:delText>test</w:delText>
          </w:r>
          <w:r w:rsidRPr="00662D71" w:rsidDel="00ED00F3">
            <w:delText xml:space="preserve"> show </w:delText>
          </w:r>
          <w:r w:rsidDel="00ED00F3">
            <w:delText>high variation in estimated concentrations and loads reflected in the relatively wide 90% confidence band throughout 1970-2019 period</w:delText>
          </w:r>
        </w:del>
      </w:moveTo>
      <w:ins w:id="544" w:author="Microsoft Office User" w:date="2019-10-25T12:08:00Z">
        <w:r w:rsidR="00A5180C">
          <w:t>Confidence interv</w:t>
        </w:r>
      </w:ins>
      <w:ins w:id="545" w:author="Microsoft Office User" w:date="2019-10-25T12:09:00Z">
        <w:r w:rsidR="00A5180C">
          <w:t>als for the flow normalized concentration and load are also shown</w:t>
        </w:r>
      </w:ins>
      <w:moveTo w:id="546" w:author="Microsoft Office User" w:date="2019-10-23T14:16:00Z">
        <w:r>
          <w:t xml:space="preserve"> (figs 9a and 9b). </w:t>
        </w:r>
        <w:del w:id="547" w:author="Microsoft Office User" w:date="2019-10-24T09:54:00Z">
          <w:r w:rsidDel="00ED00F3">
            <w:delText xml:space="preserve">However, this variation is more significant in load estimations where most of the estimated observations fall outside the 90% band. </w:delText>
          </w:r>
        </w:del>
        <w:del w:id="548" w:author="Microsoft Office User" w:date="2019-10-25T12:09:00Z">
          <w:r w:rsidDel="00A5180C">
            <w:delText>R</w:delText>
          </w:r>
          <w:r w:rsidRPr="00662D71" w:rsidDel="00A5180C">
            <w:delText xml:space="preserve">esults of the </w:delText>
          </w:r>
          <w:r w:rsidDel="00A5180C">
            <w:delText>EGR</w:delText>
          </w:r>
        </w:del>
        <w:del w:id="549" w:author="Microsoft Office User" w:date="2019-10-24T09:55:00Z">
          <w:r w:rsidDel="00ED00F3">
            <w:delText>I</w:delText>
          </w:r>
        </w:del>
        <w:del w:id="550" w:author="Microsoft Office User" w:date="2019-10-25T12:09:00Z">
          <w:r w:rsidDel="00A5180C">
            <w:delText>Tci test</w:delText>
          </w:r>
          <w:r w:rsidRPr="00662D71" w:rsidDel="00A5180C">
            <w:delText xml:space="preserve"> </w:delText>
          </w:r>
        </w:del>
        <w:del w:id="551" w:author="Microsoft Office User" w:date="2019-10-24T09:55:00Z">
          <w:r w:rsidDel="00ED00F3">
            <w:delText xml:space="preserve">also </w:delText>
          </w:r>
        </w:del>
        <w:del w:id="552" w:author="Microsoft Office User" w:date="2019-10-25T12:09:00Z">
          <w:r w:rsidRPr="00662D71" w:rsidDel="00A5180C">
            <w:delText>show a</w:delText>
          </w:r>
        </w:del>
      </w:moveTo>
      <w:ins w:id="553" w:author="Microsoft Office User" w:date="2019-10-25T12:09:00Z">
        <w:r w:rsidR="00A5180C">
          <w:t>There is a</w:t>
        </w:r>
      </w:ins>
      <w:moveTo w:id="554" w:author="Microsoft Office User" w:date="2019-10-23T14:16:00Z">
        <w:r>
          <w:t xml:space="preserve"> weak</w:t>
        </w:r>
      </w:moveTo>
      <w:ins w:id="555" w:author="Microsoft Office User" w:date="2019-10-25T12:09:00Z">
        <w:r w:rsidR="00A5180C">
          <w:t xml:space="preserve"> or</w:t>
        </w:r>
      </w:ins>
      <w:moveTo w:id="556" w:author="Microsoft Office User" w:date="2019-10-23T14:16:00Z">
        <w:r w:rsidRPr="00662D71">
          <w:t xml:space="preserve"> </w:t>
        </w:r>
        <w:r>
          <w:t>“</w:t>
        </w:r>
        <w:r w:rsidRPr="00E65E45">
          <w:rPr>
            <w:highlight w:val="yellow"/>
          </w:rPr>
          <w:t>likely</w:t>
        </w:r>
        <w:r>
          <w:t>”</w:t>
        </w:r>
        <w:r w:rsidRPr="00662D71">
          <w:t xml:space="preserve"> </w:t>
        </w:r>
        <w:r>
          <w:t>increase</w:t>
        </w:r>
        <w:r w:rsidRPr="00662D71">
          <w:t xml:space="preserve"> in concentration </w:t>
        </w:r>
        <w:r>
          <w:t xml:space="preserve">(about 0.02 mg/l) </w:t>
        </w:r>
        <w:r w:rsidRPr="00662D71">
          <w:t>a</w:t>
        </w:r>
        <w:r>
          <w:t>nd</w:t>
        </w:r>
        <w:r w:rsidRPr="00662D71">
          <w:t xml:space="preserve"> </w:t>
        </w:r>
        <w:r>
          <w:t xml:space="preserve">loads (about 0.48 million kg/Year) </w:t>
        </w:r>
        <w:r w:rsidRPr="00662D71">
          <w:t>over the 1970-2019</w:t>
        </w:r>
        <w:r>
          <w:t xml:space="preserve"> period</w:t>
        </w:r>
        <w:r w:rsidRPr="00662D71">
          <w:t xml:space="preserve"> (Table </w:t>
        </w:r>
        <w:del w:id="557" w:author="Microsoft Office User" w:date="2019-10-25T12:09:00Z">
          <w:r w:rsidRPr="00662D71" w:rsidDel="00A5180C">
            <w:delText>1</w:delText>
          </w:r>
        </w:del>
      </w:moveTo>
      <w:ins w:id="558" w:author="Microsoft Office User" w:date="2019-10-25T12:09:00Z">
        <w:r w:rsidR="00A5180C">
          <w:t>2</w:t>
        </w:r>
      </w:ins>
      <w:moveTo w:id="559" w:author="Microsoft Office User" w:date="2019-10-23T14:16:00Z">
        <w:r w:rsidRPr="00662D71">
          <w:t>)</w:t>
        </w:r>
        <w:r>
          <w:t xml:space="preserve">. A </w:t>
        </w:r>
        <w:r w:rsidRPr="00462400">
          <w:t xml:space="preserve">Mann-Whitney-Wilcoxon Rank Sum test </w:t>
        </w:r>
        <w:r>
          <w:t xml:space="preserve">was used to compare </w:t>
        </w:r>
        <w:del w:id="560" w:author="Microsoft Office User" w:date="2019-10-25T12:09:00Z">
          <w:r w:rsidDel="00A5180C">
            <w:delText>NO3</w:delText>
          </w:r>
        </w:del>
      </w:moveTo>
      <w:ins w:id="561" w:author="Microsoft Office User" w:date="2019-10-25T12:09:00Z">
        <w:r w:rsidR="00A5180C">
          <w:t>nitrate</w:t>
        </w:r>
      </w:ins>
      <w:moveTo w:id="562" w:author="Microsoft Office User" w:date="2019-10-23T14:16:00Z">
        <w:r>
          <w:t xml:space="preserve"> concentrations between the early decade 1975-1985 and the recent decade 2009-2019 on a monthly time scale (</w:t>
        </w:r>
        <w:r w:rsidRPr="002B7D36">
          <w:rPr>
            <w:color w:val="FF0000"/>
            <w:highlight w:val="yellow"/>
          </w:rPr>
          <w:t>fig</w:t>
        </w:r>
        <w:r>
          <w:rPr>
            <w:color w:val="FF0000"/>
            <w:highlight w:val="yellow"/>
          </w:rPr>
          <w:t xml:space="preserve"> </w:t>
        </w:r>
        <w:r w:rsidRPr="002B7D36">
          <w:rPr>
            <w:color w:val="FF0000"/>
            <w:highlight w:val="yellow"/>
          </w:rPr>
          <w:t>10a</w:t>
        </w:r>
        <w:r>
          <w:rPr>
            <w:color w:val="FF0000"/>
          </w:rPr>
          <w:t>)</w:t>
        </w:r>
        <w:r>
          <w:t xml:space="preserve">. In the early decade </w:t>
        </w:r>
        <w:del w:id="563" w:author="Microsoft Office User" w:date="2019-10-25T12:10:00Z">
          <w:r w:rsidDel="00A5180C">
            <w:delText>NO3</w:delText>
          </w:r>
        </w:del>
      </w:moveTo>
      <w:ins w:id="564" w:author="Microsoft Office User" w:date="2019-10-25T12:10:00Z">
        <w:r w:rsidR="00A5180C">
          <w:t>nitrate</w:t>
        </w:r>
      </w:ins>
      <w:moveTo w:id="565" w:author="Microsoft Office User" w:date="2019-10-23T14:16:00Z">
        <w:r>
          <w:t xml:space="preserve"> concentrations were highest in the winter</w:t>
        </w:r>
        <w:del w:id="566" w:author="Microsoft Office User" w:date="2019-10-24T09:56:00Z">
          <w:r w:rsidDel="00ED00F3">
            <w:delText>, this corresponds with extreme weather conditions 1983 wet year</w:delText>
          </w:r>
        </w:del>
        <w:r>
          <w:t xml:space="preserve">.  In contrast in the recent decade, </w:t>
        </w:r>
        <w:del w:id="567" w:author="Microsoft Office User" w:date="2019-10-25T12:10:00Z">
          <w:r w:rsidDel="00A5180C">
            <w:delText>NO3</w:delText>
          </w:r>
        </w:del>
      </w:moveTo>
      <w:ins w:id="568" w:author="Microsoft Office User" w:date="2019-10-25T12:10:00Z">
        <w:r w:rsidR="00A5180C">
          <w:t>nitrate</w:t>
        </w:r>
      </w:ins>
      <w:moveTo w:id="569" w:author="Microsoft Office User" w:date="2019-10-23T14:16:00Z">
        <w:r>
          <w:t xml:space="preserve"> concentrations are low in the winter and increase during the summer reaching its highest value in June. The</w:t>
        </w:r>
        <w:del w:id="570" w:author="Microsoft Office User" w:date="2019-10-25T12:10:00Z">
          <w:r w:rsidDel="00A5180C">
            <w:delText xml:space="preserve"> NO3</w:delText>
          </w:r>
        </w:del>
        <w:r>
          <w:t xml:space="preserve"> median</w:t>
        </w:r>
      </w:moveTo>
      <w:ins w:id="571" w:author="Microsoft Office User" w:date="2019-10-25T12:10:00Z">
        <w:r w:rsidR="00A5180C">
          <w:t xml:space="preserve"> nitrate</w:t>
        </w:r>
      </w:ins>
      <w:moveTo w:id="572" w:author="Microsoft Office User" w:date="2019-10-23T14:16:00Z">
        <w:r>
          <w:t xml:space="preserve"> concentrations </w:t>
        </w:r>
        <w:del w:id="573" w:author="Microsoft Office User" w:date="2019-10-25T12:10:00Z">
          <w:r w:rsidRPr="002549EE" w:rsidDel="00A5180C">
            <w:delText xml:space="preserve">difference </w:delText>
          </w:r>
        </w:del>
        <w:r w:rsidRPr="002549EE">
          <w:t>between the early and recent decade</w:t>
        </w:r>
        <w:r>
          <w:t xml:space="preserve"> are significantly decreasing in the winter (October through March) and significantly increasing during the summer months (May through August) </w:t>
        </w:r>
        <w:r w:rsidRPr="003E24D5">
          <w:rPr>
            <w:color w:val="FF0000"/>
          </w:rPr>
          <w:t>Figure 10c</w:t>
        </w:r>
        <w:r>
          <w:t xml:space="preserve">. </w:t>
        </w:r>
      </w:moveTo>
      <w:ins w:id="574" w:author="Microsoft Office User" w:date="2019-10-25T12:11:00Z">
        <w:r w:rsidR="00A5180C">
          <w:t>M</w:t>
        </w:r>
      </w:ins>
      <w:moveTo w:id="575" w:author="Microsoft Office User" w:date="2019-10-23T14:16:00Z">
        <w:del w:id="576" w:author="Microsoft Office User" w:date="2019-10-25T12:11:00Z">
          <w:r w:rsidDel="00A5180C">
            <w:delText>Hover m</w:delText>
          </w:r>
        </w:del>
        <w:r>
          <w:t>edian concentration</w:t>
        </w:r>
        <w:del w:id="577" w:author="Microsoft Office User" w:date="2019-10-25T12:11:00Z">
          <w:r w:rsidDel="00A5180C">
            <w:delText>s</w:delText>
          </w:r>
        </w:del>
        <w:r>
          <w:t xml:space="preserve"> </w:t>
        </w:r>
        <w:r w:rsidRPr="002549EE">
          <w:t>difference between the early and recent decade</w:t>
        </w:r>
        <w:r>
          <w:t xml:space="preserve"> are not significant in the months of April and </w:t>
        </w:r>
        <w:r>
          <w:lastRenderedPageBreak/>
          <w:t xml:space="preserve">September. This is </w:t>
        </w:r>
        <w:del w:id="578" w:author="Microsoft Office User" w:date="2019-10-24T09:56:00Z">
          <w:r w:rsidDel="00ED00F3">
            <w:delText>reflected</w:delText>
          </w:r>
        </w:del>
      </w:moveTo>
      <w:ins w:id="579" w:author="Microsoft Office User" w:date="2019-10-24T09:56:00Z">
        <w:r w:rsidR="00ED00F3">
          <w:t>shown</w:t>
        </w:r>
      </w:ins>
      <w:moveTo w:id="580" w:author="Microsoft Office User" w:date="2019-10-23T14:16:00Z">
        <w:r>
          <w:t xml:space="preserve"> in Figure 10c, where </w:t>
        </w:r>
        <w:r w:rsidRPr="002549EE">
          <w:t xml:space="preserve">the vertical line crosses </w:t>
        </w:r>
        <w:r>
          <w:t>the 90% confidence for the median concentration difference between the two decades.</w:t>
        </w:r>
        <w:r w:rsidRPr="002549EE">
          <w:t xml:space="preserve"> </w:t>
        </w:r>
      </w:moveTo>
    </w:p>
    <w:p w14:paraId="2565E12E" w14:textId="77777777" w:rsidR="00ED00F3" w:rsidRPr="004A2857" w:rsidRDefault="00ED00F3">
      <w:pPr>
        <w:tabs>
          <w:tab w:val="left" w:pos="2430"/>
        </w:tabs>
        <w:autoSpaceDE w:val="0"/>
        <w:autoSpaceDN w:val="0"/>
        <w:adjustRightInd w:val="0"/>
        <w:ind w:firstLine="720"/>
        <w:rPr>
          <w:moveTo w:id="581" w:author="Microsoft Office User" w:date="2019-10-23T14:16:00Z"/>
          <w:rFonts w:ascii="Arial" w:hAnsi="Arial" w:cs="Arial"/>
          <w:color w:val="FF0000"/>
          <w:shd w:val="clear" w:color="auto" w:fill="FFFFFF"/>
        </w:rPr>
        <w:pPrChange w:id="582" w:author="Microsoft Office User" w:date="2019-10-23T14:22:00Z">
          <w:pPr>
            <w:tabs>
              <w:tab w:val="left" w:pos="2430"/>
            </w:tabs>
            <w:autoSpaceDE w:val="0"/>
            <w:autoSpaceDN w:val="0"/>
            <w:adjustRightInd w:val="0"/>
          </w:pPr>
        </w:pPrChange>
      </w:pPr>
    </w:p>
    <w:p w14:paraId="3A4C591A" w14:textId="69A06301" w:rsidR="00C46E16" w:rsidRDefault="00F3452C">
      <w:pPr>
        <w:autoSpaceDE w:val="0"/>
        <w:autoSpaceDN w:val="0"/>
        <w:adjustRightInd w:val="0"/>
        <w:ind w:firstLine="720"/>
        <w:rPr>
          <w:ins w:id="583" w:author="Microsoft Office User" w:date="2019-10-24T11:27:00Z"/>
        </w:rPr>
        <w:pPrChange w:id="584" w:author="Microsoft Office User" w:date="2019-10-24T11:41:00Z">
          <w:pPr>
            <w:autoSpaceDE w:val="0"/>
            <w:autoSpaceDN w:val="0"/>
            <w:adjustRightInd w:val="0"/>
          </w:pPr>
        </w:pPrChange>
      </w:pPr>
      <w:moveTo w:id="585" w:author="Microsoft Office User" w:date="2019-10-23T14:16:00Z">
        <w:r>
          <w:t xml:space="preserve">Estimated annual concentrations and loads for </w:t>
        </w:r>
        <w:del w:id="586" w:author="Microsoft Office User" w:date="2019-10-25T12:11:00Z">
          <w:r w:rsidDel="0067715F">
            <w:delText>NH4</w:delText>
          </w:r>
        </w:del>
      </w:moveTo>
      <w:ins w:id="587" w:author="Microsoft Office User" w:date="2019-10-25T12:11:00Z">
        <w:r w:rsidR="0067715F">
          <w:t>ammonium</w:t>
        </w:r>
      </w:ins>
      <w:moveTo w:id="588" w:author="Microsoft Office User" w:date="2019-10-23T14:16:00Z">
        <w:r>
          <w:t xml:space="preserve"> show a different pattern than that of </w:t>
        </w:r>
      </w:moveTo>
      <w:ins w:id="589" w:author="Microsoft Office User" w:date="2019-10-25T12:11:00Z">
        <w:r w:rsidR="0067715F">
          <w:t>nitrate</w:t>
        </w:r>
      </w:ins>
      <w:moveTo w:id="590" w:author="Microsoft Office User" w:date="2019-10-23T14:16:00Z">
        <w:del w:id="591" w:author="Microsoft Office User" w:date="2019-10-25T12:11:00Z">
          <w:r w:rsidDel="0067715F">
            <w:delText>NO3</w:delText>
          </w:r>
        </w:del>
        <w:r>
          <w:t xml:space="preserve"> (Figs 10c and 10d). </w:t>
        </w:r>
        <w:del w:id="592" w:author="Microsoft Office User" w:date="2019-10-25T12:15:00Z">
          <w:r w:rsidDel="00EF6AAE">
            <w:delText>Results show an extreme</w:delText>
          </w:r>
        </w:del>
      </w:moveTo>
      <w:ins w:id="593" w:author="Microsoft Office User" w:date="2019-10-25T12:15:00Z">
        <w:r w:rsidR="00EF6AAE">
          <w:t>There is a rapid</w:t>
        </w:r>
      </w:ins>
      <w:moveTo w:id="594" w:author="Microsoft Office User" w:date="2019-10-23T14:16:00Z">
        <w:r>
          <w:t xml:space="preserve"> decline in both concentration</w:t>
        </w:r>
        <w:del w:id="595" w:author="Microsoft Office User" w:date="2019-10-25T12:15:00Z">
          <w:r w:rsidDel="00EF6AAE">
            <w:delText>s</w:delText>
          </w:r>
        </w:del>
        <w:r>
          <w:t xml:space="preserve"> and load</w:t>
        </w:r>
        <w:del w:id="596" w:author="Microsoft Office User" w:date="2019-10-25T12:15:00Z">
          <w:r w:rsidDel="00EF6AAE">
            <w:delText>s</w:delText>
          </w:r>
        </w:del>
        <w:r>
          <w:t xml:space="preserve"> during the initial modeling period (in 1979, with </w:t>
        </w:r>
        <w:del w:id="597" w:author="Microsoft Office User" w:date="2019-10-25T12:15:00Z">
          <w:r w:rsidDel="00EF6AAE">
            <w:delText>a record</w:delText>
          </w:r>
        </w:del>
      </w:moveTo>
      <w:ins w:id="598" w:author="Microsoft Office User" w:date="2019-10-25T12:15:00Z">
        <w:r w:rsidR="00EF6AAE">
          <w:t>the</w:t>
        </w:r>
      </w:ins>
      <w:moveTo w:id="599" w:author="Microsoft Office User" w:date="2019-10-23T14:16:00Z">
        <w:r>
          <w:t xml:space="preserve"> high</w:t>
        </w:r>
      </w:moveTo>
      <w:ins w:id="600" w:author="Microsoft Office User" w:date="2019-10-25T12:15:00Z">
        <w:r w:rsidR="00EF6AAE">
          <w:t>est</w:t>
        </w:r>
      </w:ins>
      <w:moveTo w:id="601" w:author="Microsoft Office User" w:date="2019-10-23T14:16:00Z">
        <w:r>
          <w:t xml:space="preserve"> of concentration</w:t>
        </w:r>
        <w:del w:id="602" w:author="Microsoft Office User" w:date="2019-10-25T12:15:00Z">
          <w:r w:rsidDel="00EF6AAE">
            <w:delText>s</w:delText>
          </w:r>
        </w:del>
        <w:r>
          <w:t xml:space="preserve"> and load</w:t>
        </w:r>
        <w:del w:id="603" w:author="Microsoft Office User" w:date="2019-10-25T12:15:00Z">
          <w:r w:rsidDel="00EF6AAE">
            <w:delText>s</w:delText>
          </w:r>
        </w:del>
        <w:r>
          <w:t xml:space="preserve"> estimated at 0.2 mg/l, and 2.7 million kg/year respectively) </w:t>
        </w:r>
        <w:del w:id="604" w:author="Microsoft Office User" w:date="2019-10-23T14:24:00Z">
          <w:r w:rsidDel="00EE393F">
            <w:delText>fallow</w:delText>
          </w:r>
        </w:del>
      </w:moveTo>
      <w:ins w:id="605" w:author="Microsoft Office User" w:date="2019-10-23T14:24:00Z">
        <w:r w:rsidR="00EE393F">
          <w:t>follow</w:t>
        </w:r>
      </w:ins>
      <w:moveTo w:id="606" w:author="Microsoft Office User" w:date="2019-10-23T14:16:00Z">
        <w:r>
          <w:t xml:space="preserve">ed by a </w:t>
        </w:r>
        <w:r w:rsidRPr="003A64BE">
          <w:t>co</w:t>
        </w:r>
      </w:moveTo>
      <w:ins w:id="607" w:author="Microsoft Office User" w:date="2019-10-24T09:57:00Z">
        <w:r w:rsidR="00ED00F3">
          <w:t>ntinuous</w:t>
        </w:r>
      </w:ins>
      <w:moveTo w:id="608" w:author="Microsoft Office User" w:date="2019-10-23T14:16:00Z">
        <w:del w:id="609" w:author="Microsoft Office User" w:date="2019-10-24T09:57:00Z">
          <w:r w:rsidRPr="003A64BE" w:rsidDel="00ED00F3">
            <w:delText>ntinues</w:delText>
          </w:r>
        </w:del>
        <w:r w:rsidRPr="003A64BE">
          <w:t xml:space="preserve"> gradual decline in concentration</w:t>
        </w:r>
        <w:del w:id="610" w:author="Microsoft Office User" w:date="2019-10-25T12:16:00Z">
          <w:r w:rsidRPr="003A64BE" w:rsidDel="00FE085C">
            <w:delText>s</w:delText>
          </w:r>
        </w:del>
        <w:r w:rsidRPr="003A64BE">
          <w:t xml:space="preserve"> and load</w:t>
        </w:r>
        <w:del w:id="611" w:author="Microsoft Office User" w:date="2019-10-25T12:16:00Z">
          <w:r w:rsidRPr="003A64BE" w:rsidDel="00FE085C">
            <w:delText>s</w:delText>
          </w:r>
        </w:del>
        <w:r w:rsidRPr="003A64BE">
          <w:t xml:space="preserve"> </w:t>
        </w:r>
        <w:r>
          <w:t xml:space="preserve">to 2019. </w:t>
        </w:r>
        <w:r w:rsidRPr="00D84A31">
          <w:t xml:space="preserve">Variation in estimated </w:t>
        </w:r>
      </w:moveTo>
      <w:ins w:id="612" w:author="Microsoft Office User" w:date="2019-10-24T11:23:00Z">
        <w:r w:rsidR="00C46E16">
          <w:t>flow normalized</w:t>
        </w:r>
      </w:ins>
      <w:ins w:id="613" w:author="Microsoft Office User" w:date="2019-10-25T12:16:00Z">
        <w:r w:rsidR="00FE085C">
          <w:t xml:space="preserve"> ammonium</w:t>
        </w:r>
      </w:ins>
      <w:moveTo w:id="614" w:author="Microsoft Office User" w:date="2019-10-23T14:16:00Z">
        <w:del w:id="615" w:author="Microsoft Office User" w:date="2019-10-25T12:16:00Z">
          <w:r w:rsidRPr="00D84A31" w:rsidDel="00FE085C">
            <w:delText>NH4</w:delText>
          </w:r>
        </w:del>
        <w:r w:rsidRPr="00D84A31">
          <w:t xml:space="preserve"> concentrations are low reflected in the narrow </w:t>
        </w:r>
        <w:r>
          <w:t>90%</w:t>
        </w:r>
        <w:r w:rsidRPr="00D84A31">
          <w:t xml:space="preserve"> </w:t>
        </w:r>
        <w:r>
          <w:t xml:space="preserve">confidence </w:t>
        </w:r>
        <w:r w:rsidRPr="00D84A31">
          <w:t>band (figs 9c and 9d).</w:t>
        </w:r>
        <w:del w:id="616" w:author="Microsoft Office User" w:date="2019-10-25T12:16:00Z">
          <w:r w:rsidDel="00FE085C">
            <w:delText xml:space="preserve"> Over all</w:delText>
          </w:r>
        </w:del>
        <w:r>
          <w:t xml:space="preserve"> </w:t>
        </w:r>
      </w:moveTo>
      <w:ins w:id="617" w:author="Microsoft Office User" w:date="2019-10-25T12:16:00Z">
        <w:r w:rsidR="00FE085C">
          <w:t>T</w:t>
        </w:r>
      </w:ins>
      <w:moveTo w:id="618" w:author="Microsoft Office User" w:date="2019-10-23T14:16:00Z">
        <w:del w:id="619" w:author="Microsoft Office User" w:date="2019-10-25T12:16:00Z">
          <w:r w:rsidDel="00FE085C">
            <w:delText>t</w:delText>
          </w:r>
        </w:del>
        <w:r>
          <w:t xml:space="preserve">rends in </w:t>
        </w:r>
      </w:moveTo>
      <w:ins w:id="620" w:author="Microsoft Office User" w:date="2019-10-25T12:17:00Z">
        <w:r w:rsidR="00FE085C">
          <w:t xml:space="preserve">ammonium </w:t>
        </w:r>
      </w:ins>
      <w:moveTo w:id="621" w:author="Microsoft Office User" w:date="2019-10-23T14:16:00Z">
        <w:del w:id="622" w:author="Microsoft Office User" w:date="2019-10-25T12:17:00Z">
          <w:r w:rsidDel="00FE085C">
            <w:delText xml:space="preserve">NH4 </w:delText>
          </w:r>
        </w:del>
        <w:r>
          <w:t>concentrations and loads were “</w:t>
        </w:r>
        <w:r w:rsidRPr="000206C7">
          <w:rPr>
            <w:highlight w:val="yellow"/>
          </w:rPr>
          <w:t>highly likely</w:t>
        </w:r>
        <w:r>
          <w:t xml:space="preserve">” </w:t>
        </w:r>
      </w:moveTo>
      <w:ins w:id="623" w:author="Microsoft Office User" w:date="2019-10-25T12:17:00Z">
        <w:r w:rsidR="00FE085C">
          <w:t xml:space="preserve">to be </w:t>
        </w:r>
      </w:ins>
      <w:moveTo w:id="624" w:author="Microsoft Office User" w:date="2019-10-23T14:16:00Z">
        <w:r>
          <w:t>decreasing over the 1970-2019 period to about 0.17 mg/l in concentration and 2.45 million kg/year in loads (table 1). Figure 10b shows that</w:t>
        </w:r>
      </w:moveTo>
      <w:ins w:id="625" w:author="Microsoft Office User" w:date="2019-10-25T12:17:00Z">
        <w:r w:rsidR="00FE085C">
          <w:t xml:space="preserve"> ammonium</w:t>
        </w:r>
      </w:ins>
      <w:moveTo w:id="626" w:author="Microsoft Office User" w:date="2019-10-23T14:16:00Z">
        <w:del w:id="627" w:author="Microsoft Office User" w:date="2019-10-25T12:17:00Z">
          <w:r w:rsidDel="00FE085C">
            <w:delText xml:space="preserve"> NH4</w:delText>
          </w:r>
        </w:del>
        <w:r>
          <w:t xml:space="preserve"> concentrations were consistently lower in recant decade (2009-2019) then they were in the early decade (1980-1970). The decrease</w:t>
        </w:r>
      </w:moveTo>
      <w:ins w:id="628" w:author="Microsoft Office User" w:date="2019-10-25T12:17:00Z">
        <w:r w:rsidR="00FE085C">
          <w:t xml:space="preserve"> in</w:t>
        </w:r>
      </w:ins>
      <w:moveTo w:id="629" w:author="Microsoft Office User" w:date="2019-10-23T14:16:00Z">
        <w:r>
          <w:t xml:space="preserve"> median concentrations </w:t>
        </w:r>
        <w:r w:rsidRPr="002549EE">
          <w:t>difference between the early and recent decade</w:t>
        </w:r>
        <w:r>
          <w:t xml:space="preserve"> is statistically significant for all month of the year (</w:t>
        </w:r>
        <w:r w:rsidRPr="002B7D36">
          <w:rPr>
            <w:color w:val="FF0000"/>
            <w:highlight w:val="yellow"/>
          </w:rPr>
          <w:t>fig 10d</w:t>
        </w:r>
        <w:r>
          <w:t xml:space="preserve">). </w:t>
        </w:r>
      </w:moveTo>
    </w:p>
    <w:p w14:paraId="74A1838C" w14:textId="77777777" w:rsidR="00C46E16" w:rsidRDefault="00C46E16" w:rsidP="00C46E16">
      <w:pPr>
        <w:autoSpaceDE w:val="0"/>
        <w:autoSpaceDN w:val="0"/>
        <w:adjustRightInd w:val="0"/>
        <w:rPr>
          <w:ins w:id="630" w:author="Microsoft Office User" w:date="2019-10-24T11:27:00Z"/>
        </w:rPr>
      </w:pPr>
    </w:p>
    <w:p w14:paraId="6452DC86" w14:textId="4A0A0284" w:rsidR="00C46E16" w:rsidRDefault="00C46E16">
      <w:pPr>
        <w:autoSpaceDE w:val="0"/>
        <w:autoSpaceDN w:val="0"/>
        <w:adjustRightInd w:val="0"/>
        <w:ind w:firstLine="720"/>
        <w:rPr>
          <w:ins w:id="631" w:author="Microsoft Office User" w:date="2019-10-24T11:41:00Z"/>
        </w:rPr>
        <w:pPrChange w:id="632" w:author="Microsoft Office User" w:date="2019-10-24T11:41:00Z">
          <w:pPr>
            <w:autoSpaceDE w:val="0"/>
            <w:autoSpaceDN w:val="0"/>
            <w:adjustRightInd w:val="0"/>
          </w:pPr>
        </w:pPrChange>
      </w:pPr>
      <w:ins w:id="633" w:author="Microsoft Office User" w:date="2019-10-24T11:26:00Z">
        <w:r w:rsidRPr="000206C7">
          <w:t>T</w:t>
        </w:r>
      </w:ins>
      <w:ins w:id="634" w:author="Microsoft Office User" w:date="2019-10-25T12:17:00Z">
        <w:r w:rsidR="00A560DA">
          <w:t>otal Kjeldahl nitrogen</w:t>
        </w:r>
      </w:ins>
      <w:ins w:id="635" w:author="Microsoft Office User" w:date="2019-10-24T11:26:00Z">
        <w:r w:rsidRPr="000206C7">
          <w:t xml:space="preserve"> concentrations and loads </w:t>
        </w:r>
        <w:r>
          <w:t>follow</w:t>
        </w:r>
        <w:r w:rsidRPr="000206C7">
          <w:t xml:space="preserve"> a similar pattern in time to that of </w:t>
        </w:r>
      </w:ins>
      <w:ins w:id="636" w:author="Microsoft Office User" w:date="2019-10-25T12:17:00Z">
        <w:r w:rsidR="00E17386">
          <w:t>n</w:t>
        </w:r>
      </w:ins>
      <w:ins w:id="637" w:author="Microsoft Office User" w:date="2019-10-25T12:18:00Z">
        <w:r w:rsidR="00E17386">
          <w:t>itrate</w:t>
        </w:r>
      </w:ins>
      <w:ins w:id="638" w:author="Microsoft Office User" w:date="2019-10-24T11:26:00Z">
        <w:r w:rsidRPr="000206C7">
          <w:t xml:space="preserve"> (</w:t>
        </w:r>
        <w:r w:rsidRPr="002B7D36">
          <w:rPr>
            <w:color w:val="FF0000"/>
            <w:highlight w:val="yellow"/>
          </w:rPr>
          <w:t>fig 10e and 10f</w:t>
        </w:r>
        <w:r w:rsidRPr="000206C7">
          <w:t xml:space="preserve">). </w:t>
        </w:r>
        <w:r>
          <w:t xml:space="preserve">Results of the </w:t>
        </w:r>
      </w:ins>
      <w:ins w:id="639" w:author="Microsoft Office User" w:date="2019-10-24T11:29:00Z">
        <w:r w:rsidR="00A00EE4">
          <w:t>EGRET</w:t>
        </w:r>
      </w:ins>
      <w:ins w:id="640" w:author="Microsoft Office User" w:date="2019-10-24T11:26:00Z">
        <w:r>
          <w:t>ci test show high</w:t>
        </w:r>
      </w:ins>
      <w:ins w:id="641" w:author="Microsoft Office User" w:date="2019-10-25T12:20:00Z">
        <w:r w:rsidR="00FE2D80">
          <w:t>er</w:t>
        </w:r>
      </w:ins>
      <w:ins w:id="642" w:author="Microsoft Office User" w:date="2019-10-24T11:26:00Z">
        <w:r>
          <w:t xml:space="preserve"> variation in </w:t>
        </w:r>
      </w:ins>
      <w:ins w:id="643" w:author="Microsoft Office User" w:date="2019-10-25T12:20:00Z">
        <w:r w:rsidR="00FE2D80">
          <w:t>flow normalized</w:t>
        </w:r>
      </w:ins>
      <w:ins w:id="644" w:author="Microsoft Office User" w:date="2019-10-24T11:26:00Z">
        <w:r>
          <w:t xml:space="preserve"> TKN c</w:t>
        </w:r>
        <w:r w:rsidRPr="000206C7">
          <w:t xml:space="preserve">oncentrations and loads in the late 1970 and early 1980 </w:t>
        </w:r>
        <w:r>
          <w:t xml:space="preserve">reflected in the wide 90% confidence band during that time period. Overall, </w:t>
        </w:r>
      </w:ins>
      <w:ins w:id="645" w:author="Microsoft Office User" w:date="2019-10-25T12:21:00Z">
        <w:r w:rsidR="00FE2D80">
          <w:t xml:space="preserve">there is a </w:t>
        </w:r>
      </w:ins>
      <w:ins w:id="646" w:author="Microsoft Office User" w:date="2019-10-24T11:27:00Z">
        <w:r w:rsidRPr="000206C7">
          <w:t xml:space="preserve"> “</w:t>
        </w:r>
        <w:r w:rsidRPr="00D84A31">
          <w:rPr>
            <w:highlight w:val="yellow"/>
          </w:rPr>
          <w:t>very likely</w:t>
        </w:r>
        <w:r w:rsidRPr="000206C7">
          <w:t xml:space="preserve">” decrease in concentration (about 0.26 mg/l) and </w:t>
        </w:r>
        <w:r>
          <w:t xml:space="preserve">a strong </w:t>
        </w:r>
        <w:r w:rsidRPr="000206C7">
          <w:t>“</w:t>
        </w:r>
        <w:r w:rsidRPr="004A7457">
          <w:rPr>
            <w:highlight w:val="yellow"/>
          </w:rPr>
          <w:t>highly likely</w:t>
        </w:r>
        <w:r w:rsidRPr="000206C7">
          <w:t xml:space="preserve">” decrease in loads (about 4.08 million kg/Year) over the 1970-2019 period (Table </w:t>
        </w:r>
      </w:ins>
      <w:ins w:id="647" w:author="Microsoft Office User" w:date="2019-10-25T12:21:00Z">
        <w:r w:rsidR="00FE2D80">
          <w:t>2</w:t>
        </w:r>
      </w:ins>
      <w:ins w:id="648" w:author="Microsoft Office User" w:date="2019-10-24T11:27:00Z">
        <w:r w:rsidRPr="000206C7">
          <w:t xml:space="preserve">). </w:t>
        </w:r>
      </w:ins>
    </w:p>
    <w:p w14:paraId="78997BCC" w14:textId="77777777" w:rsidR="008F5C12" w:rsidRDefault="008F5C12" w:rsidP="00C46E16">
      <w:pPr>
        <w:autoSpaceDE w:val="0"/>
        <w:autoSpaceDN w:val="0"/>
        <w:adjustRightInd w:val="0"/>
        <w:rPr>
          <w:ins w:id="649" w:author="Microsoft Office User" w:date="2019-10-24T11:28:00Z"/>
        </w:rPr>
      </w:pPr>
    </w:p>
    <w:p w14:paraId="03FAAE1D" w14:textId="6F2D38B3" w:rsidR="008F5C12" w:rsidRDefault="00C46E16" w:rsidP="008F5C12">
      <w:pPr>
        <w:autoSpaceDE w:val="0"/>
        <w:autoSpaceDN w:val="0"/>
        <w:adjustRightInd w:val="0"/>
        <w:ind w:firstLine="720"/>
        <w:rPr>
          <w:ins w:id="650" w:author="Microsoft Office User" w:date="2019-10-24T11:41:00Z"/>
        </w:rPr>
      </w:pPr>
      <w:ins w:id="651" w:author="Microsoft Office User" w:date="2019-10-24T11:28:00Z">
        <w:r>
          <w:tab/>
        </w:r>
      </w:ins>
      <w:ins w:id="652" w:author="Microsoft Office User" w:date="2019-10-24T11:41:00Z">
        <w:r w:rsidR="008F5C12">
          <w:t xml:space="preserve">OP concentrations and loads decline in the initial modeling period with </w:t>
        </w:r>
      </w:ins>
      <w:ins w:id="653" w:author="Microsoft Office User" w:date="2019-10-25T12:22:00Z">
        <w:r w:rsidR="00394FBF">
          <w:t xml:space="preserve">down from </w:t>
        </w:r>
      </w:ins>
      <w:ins w:id="654" w:author="Microsoft Office User" w:date="2019-10-24T11:41:00Z">
        <w:r w:rsidR="008F5C12">
          <w:t>high</w:t>
        </w:r>
      </w:ins>
      <w:ins w:id="655" w:author="Microsoft Office User" w:date="2019-10-25T12:22:00Z">
        <w:r w:rsidR="00394FBF">
          <w:t>s</w:t>
        </w:r>
      </w:ins>
      <w:ins w:id="656" w:author="Microsoft Office User" w:date="2019-10-24T11:41:00Z">
        <w:r w:rsidR="008F5C12">
          <w:t xml:space="preserve"> of </w:t>
        </w:r>
      </w:ins>
      <w:ins w:id="657" w:author="Microsoft Office User" w:date="2019-10-25T12:22:00Z">
        <w:r w:rsidR="00394FBF">
          <w:t>of</w:t>
        </w:r>
      </w:ins>
      <w:ins w:id="658" w:author="Microsoft Office User" w:date="2019-10-24T11:41:00Z">
        <w:r w:rsidR="008F5C12">
          <w:t xml:space="preserve"> 0.09 mg/l, and 1.1 million kg/year respectively. </w:t>
        </w:r>
      </w:ins>
      <w:ins w:id="659" w:author="Microsoft Office User" w:date="2019-10-25T12:23:00Z">
        <w:r w:rsidR="00394FBF">
          <w:t>Flow normalized concentration</w:t>
        </w:r>
      </w:ins>
      <w:ins w:id="660" w:author="Microsoft Office User" w:date="2019-10-25T12:24:00Z">
        <w:r w:rsidR="00394FBF">
          <w:t xml:space="preserve"> or load show little variation within the confidence intervals</w:t>
        </w:r>
      </w:ins>
      <w:ins w:id="661" w:author="Microsoft Office User" w:date="2019-10-24T11:41:00Z">
        <w:r w:rsidR="008F5C12">
          <w:t xml:space="preserve">.  </w:t>
        </w:r>
      </w:ins>
      <w:ins w:id="662" w:author="Microsoft Office User" w:date="2019-10-25T12:24:00Z">
        <w:r w:rsidR="00394FBF">
          <w:t>This is</w:t>
        </w:r>
      </w:ins>
      <w:ins w:id="663" w:author="Microsoft Office User" w:date="2019-10-24T11:41:00Z">
        <w:r w:rsidR="008F5C12">
          <w:t xml:space="preserve"> a “</w:t>
        </w:r>
        <w:r w:rsidR="008F5C12" w:rsidRPr="004A7457">
          <w:rPr>
            <w:highlight w:val="yellow"/>
          </w:rPr>
          <w:t>highly likely</w:t>
        </w:r>
        <w:r w:rsidR="008F5C12">
          <w:t>”</w:t>
        </w:r>
        <w:r w:rsidR="008F5C12" w:rsidRPr="00662D71">
          <w:t xml:space="preserve"> </w:t>
        </w:r>
        <w:r w:rsidR="008F5C12">
          <w:t>decrease</w:t>
        </w:r>
        <w:r w:rsidR="008F5C12" w:rsidRPr="00662D71">
          <w:t xml:space="preserve"> in concentration </w:t>
        </w:r>
        <w:r w:rsidR="008F5C12">
          <w:t xml:space="preserve">(about 0.04 mg/l) </w:t>
        </w:r>
        <w:r w:rsidR="008F5C12" w:rsidRPr="00662D71">
          <w:t>a</w:t>
        </w:r>
        <w:r w:rsidR="008F5C12">
          <w:t>nd</w:t>
        </w:r>
        <w:r w:rsidR="008F5C12" w:rsidRPr="00662D71">
          <w:t xml:space="preserve"> </w:t>
        </w:r>
        <w:r w:rsidR="008F5C12">
          <w:t xml:space="preserve">loads (about 0.57 million kg/Year) </w:t>
        </w:r>
        <w:r w:rsidR="008F5C12" w:rsidRPr="00662D71">
          <w:t>over the 1970-2019</w:t>
        </w:r>
        <w:r w:rsidR="008F5C12">
          <w:t xml:space="preserve"> period</w:t>
        </w:r>
        <w:r w:rsidR="008F5C12" w:rsidRPr="00662D71">
          <w:t xml:space="preserve"> (Table </w:t>
        </w:r>
      </w:ins>
      <w:ins w:id="664" w:author="Microsoft Office User" w:date="2019-10-25T12:24:00Z">
        <w:r w:rsidR="00394FBF">
          <w:t>2</w:t>
        </w:r>
      </w:ins>
      <w:ins w:id="665" w:author="Microsoft Office User" w:date="2019-10-24T11:41:00Z">
        <w:r w:rsidR="008F5C12" w:rsidRPr="00662D71">
          <w:t>)</w:t>
        </w:r>
        <w:r w:rsidR="008F5C12">
          <w:t>.</w:t>
        </w:r>
      </w:ins>
    </w:p>
    <w:p w14:paraId="2300C235" w14:textId="6F27222C" w:rsidR="00C46E16" w:rsidRDefault="00C46E16" w:rsidP="00C46E16">
      <w:pPr>
        <w:autoSpaceDE w:val="0"/>
        <w:autoSpaceDN w:val="0"/>
        <w:adjustRightInd w:val="0"/>
        <w:rPr>
          <w:ins w:id="666" w:author="Microsoft Office User" w:date="2019-10-24T11:27:00Z"/>
        </w:rPr>
      </w:pPr>
    </w:p>
    <w:p w14:paraId="59E2E7EE" w14:textId="70792692" w:rsidR="00C46E16" w:rsidRPr="005700CE" w:rsidRDefault="00C46E16">
      <w:pPr>
        <w:ind w:firstLine="720"/>
        <w:rPr>
          <w:ins w:id="667" w:author="Microsoft Office User" w:date="2019-10-24T11:27:00Z"/>
        </w:rPr>
        <w:pPrChange w:id="668" w:author="Microsoft Office User" w:date="2019-10-24T11:41:00Z">
          <w:pPr/>
        </w:pPrChange>
      </w:pPr>
      <w:ins w:id="669" w:author="Microsoft Office User" w:date="2019-10-24T11:27:00Z">
        <w:r>
          <w:t>Trends in TP concentration and loads follow a similar pattern (</w:t>
        </w:r>
        <w:r w:rsidRPr="002B7D36">
          <w:rPr>
            <w:color w:val="FF0000"/>
            <w:highlight w:val="yellow"/>
          </w:rPr>
          <w:t>fig 10j and 10k</w:t>
        </w:r>
        <w:r>
          <w:t>).  After the decline</w:t>
        </w:r>
      </w:ins>
      <w:ins w:id="670" w:author="Microsoft Office User" w:date="2019-10-25T12:25:00Z">
        <w:r w:rsidR="00005DB9">
          <w:t xml:space="preserve"> in the</w:t>
        </w:r>
      </w:ins>
      <w:ins w:id="671" w:author="Microsoft Office User" w:date="2019-10-24T11:27:00Z">
        <w:r>
          <w:t xml:space="preserve"> TP concentrations and loads</w:t>
        </w:r>
      </w:ins>
      <w:ins w:id="672" w:author="Microsoft Office User" w:date="2019-10-25T12:25:00Z">
        <w:r w:rsidR="00005DB9">
          <w:t xml:space="preserve"> in the early part of the record, there is a slight</w:t>
        </w:r>
      </w:ins>
      <w:ins w:id="673" w:author="Microsoft Office User" w:date="2019-10-24T11:27:00Z">
        <w:r>
          <w:t xml:space="preserve"> increase to about 0.08 mg/l and 3.1 million kg/year in 2006 then gradually declining again through the rest of the period. </w:t>
        </w:r>
      </w:ins>
      <w:ins w:id="674" w:author="Microsoft Office User" w:date="2019-10-25T12:26:00Z">
        <w:r w:rsidR="00005DB9">
          <w:t>There is a</w:t>
        </w:r>
      </w:ins>
      <w:ins w:id="675" w:author="Microsoft Office User" w:date="2019-10-24T11:27:00Z">
        <w:r>
          <w:t xml:space="preserve"> </w:t>
        </w:r>
        <w:r w:rsidRPr="000206C7">
          <w:t>“</w:t>
        </w:r>
        <w:r w:rsidRPr="00603051">
          <w:rPr>
            <w:highlight w:val="yellow"/>
          </w:rPr>
          <w:t>highly likely</w:t>
        </w:r>
        <w:r w:rsidRPr="000206C7">
          <w:t>” decrease in concentration (about 0.</w:t>
        </w:r>
        <w:r>
          <w:t xml:space="preserve">09 </w:t>
        </w:r>
        <w:r w:rsidRPr="000206C7">
          <w:t xml:space="preserve">mg/l) and “highly likely” decrease in loads (about </w:t>
        </w:r>
        <w:r>
          <w:t>1.54</w:t>
        </w:r>
        <w:r w:rsidRPr="000206C7">
          <w:t xml:space="preserve"> million kg/Year) over the 1970-2019 period (Table </w:t>
        </w:r>
      </w:ins>
      <w:ins w:id="676" w:author="Microsoft Office User" w:date="2019-10-25T12:26:00Z">
        <w:r w:rsidR="00AE658E">
          <w:t>2</w:t>
        </w:r>
      </w:ins>
      <w:ins w:id="677" w:author="Microsoft Office User" w:date="2019-10-24T11:27:00Z">
        <w:r w:rsidRPr="000206C7">
          <w:t>).</w:t>
        </w:r>
      </w:ins>
    </w:p>
    <w:p w14:paraId="4DB99D02" w14:textId="1E030347" w:rsidR="00C46E16" w:rsidRDefault="00C46E16">
      <w:pPr>
        <w:autoSpaceDE w:val="0"/>
        <w:autoSpaceDN w:val="0"/>
        <w:adjustRightInd w:val="0"/>
        <w:ind w:firstLine="720"/>
        <w:rPr>
          <w:ins w:id="678" w:author="Microsoft Office User" w:date="2019-10-24T11:26:00Z"/>
        </w:rPr>
        <w:pPrChange w:id="679" w:author="Microsoft Office User" w:date="2019-10-24T11:27:00Z">
          <w:pPr>
            <w:autoSpaceDE w:val="0"/>
            <w:autoSpaceDN w:val="0"/>
            <w:adjustRightInd w:val="0"/>
          </w:pPr>
        </w:pPrChange>
      </w:pPr>
    </w:p>
    <w:p w14:paraId="0474D5E7" w14:textId="6BEE273B" w:rsidR="00F3452C" w:rsidRDefault="00F3452C" w:rsidP="00ED00F3">
      <w:pPr>
        <w:autoSpaceDE w:val="0"/>
        <w:autoSpaceDN w:val="0"/>
        <w:adjustRightInd w:val="0"/>
        <w:ind w:firstLine="720"/>
        <w:rPr>
          <w:ins w:id="680" w:author="Microsoft Office User" w:date="2019-10-24T11:25:00Z"/>
        </w:rPr>
      </w:pPr>
    </w:p>
    <w:p w14:paraId="25262809" w14:textId="41CA5694" w:rsidR="00C46E16" w:rsidDel="00C46E16" w:rsidRDefault="00C46E16">
      <w:pPr>
        <w:autoSpaceDE w:val="0"/>
        <w:autoSpaceDN w:val="0"/>
        <w:adjustRightInd w:val="0"/>
        <w:ind w:firstLine="720"/>
        <w:rPr>
          <w:del w:id="681" w:author="Microsoft Office User" w:date="2019-10-24T11:28:00Z"/>
          <w:moveTo w:id="682" w:author="Microsoft Office User" w:date="2019-10-23T14:16:00Z"/>
        </w:rPr>
        <w:pPrChange w:id="683" w:author="Microsoft Office User" w:date="2019-10-24T09:56:00Z">
          <w:pPr>
            <w:autoSpaceDE w:val="0"/>
            <w:autoSpaceDN w:val="0"/>
            <w:adjustRightInd w:val="0"/>
          </w:pPr>
        </w:pPrChange>
      </w:pPr>
    </w:p>
    <w:p w14:paraId="113EB758" w14:textId="1EAA3D34" w:rsidR="00F3452C" w:rsidDel="008F5C12" w:rsidRDefault="00F3452C">
      <w:pPr>
        <w:autoSpaceDE w:val="0"/>
        <w:autoSpaceDN w:val="0"/>
        <w:adjustRightInd w:val="0"/>
        <w:ind w:firstLine="720"/>
        <w:rPr>
          <w:del w:id="684" w:author="Microsoft Office User" w:date="2019-10-24T11:41:00Z"/>
          <w:moveTo w:id="685" w:author="Microsoft Office User" w:date="2019-10-23T14:16:00Z"/>
        </w:rPr>
        <w:pPrChange w:id="686" w:author="Microsoft Office User" w:date="2019-10-24T11:23:00Z">
          <w:pPr>
            <w:autoSpaceDE w:val="0"/>
            <w:autoSpaceDN w:val="0"/>
            <w:adjustRightInd w:val="0"/>
          </w:pPr>
        </w:pPrChange>
      </w:pPr>
      <w:moveTo w:id="687" w:author="Microsoft Office User" w:date="2019-10-23T14:16:00Z">
        <w:del w:id="688" w:author="Microsoft Office User" w:date="2019-10-24T11:41:00Z">
          <w:r w:rsidDel="008F5C12">
            <w:delText>Trends in O</w:delText>
          </w:r>
        </w:del>
        <w:del w:id="689" w:author="Microsoft Office User" w:date="2019-10-24T11:24:00Z">
          <w:r w:rsidDel="00C46E16">
            <w:delText>p</w:delText>
          </w:r>
        </w:del>
        <w:del w:id="690" w:author="Microsoft Office User" w:date="2019-10-24T11:41:00Z">
          <w:r w:rsidDel="008F5C12">
            <w:delText xml:space="preserve"> concentrations and loads </w:delText>
          </w:r>
        </w:del>
        <w:del w:id="691" w:author="Microsoft Office User" w:date="2019-10-23T14:24:00Z">
          <w:r w:rsidDel="00EE393F">
            <w:delText>fallow</w:delText>
          </w:r>
        </w:del>
        <w:del w:id="692" w:author="Microsoft Office User" w:date="2019-10-24T11:24:00Z">
          <w:r w:rsidDel="00C46E16">
            <w:delText>ed a similar pattern to that NH4 over the 1970-2019 period</w:delText>
          </w:r>
        </w:del>
        <w:del w:id="693" w:author="Microsoft Office User" w:date="2019-10-24T11:41:00Z">
          <w:r w:rsidDel="008F5C12">
            <w:delText xml:space="preserve"> with a sharp decline in the initial modeling period with a record high of concentrations and loads estimated at 0.09 mg/l, and 1.1 million kg/year respectively. Estimated OP loads had higher variation than OP concentrations since most of the estimated loads observations fall outside of the 90% confident interval band (</w:delText>
          </w:r>
          <w:commentRangeStart w:id="694"/>
          <w:r w:rsidRPr="002B7D36" w:rsidDel="008F5C12">
            <w:rPr>
              <w:color w:val="FF0000"/>
              <w:highlight w:val="yellow"/>
            </w:rPr>
            <w:delText>fig 9h</w:delText>
          </w:r>
          <w:commentRangeEnd w:id="694"/>
          <w:r w:rsidDel="008F5C12">
            <w:rPr>
              <w:rStyle w:val="CommentReference"/>
            </w:rPr>
            <w:commentReference w:id="694"/>
          </w:r>
          <w:r w:rsidDel="008F5C12">
            <w:delText>).  r</w:delText>
          </w:r>
          <w:r w:rsidRPr="000206C7" w:rsidDel="008F5C12">
            <w:delText>esults of the EGR</w:delText>
          </w:r>
        </w:del>
        <w:del w:id="695" w:author="Microsoft Office User" w:date="2019-10-24T11:28:00Z">
          <w:r w:rsidRPr="000206C7" w:rsidDel="00C46E16">
            <w:delText>I</w:delText>
          </w:r>
        </w:del>
        <w:del w:id="696" w:author="Microsoft Office User" w:date="2019-10-24T11:41:00Z">
          <w:r w:rsidRPr="000206C7" w:rsidDel="008F5C12">
            <w:delText>Tci test show</w:delText>
          </w:r>
          <w:r w:rsidDel="008F5C12">
            <w:delText xml:space="preserve"> a weak “</w:delText>
          </w:r>
          <w:r w:rsidRPr="004A7457" w:rsidDel="008F5C12">
            <w:rPr>
              <w:highlight w:val="yellow"/>
            </w:rPr>
            <w:delText>highly likely</w:delText>
          </w:r>
          <w:r w:rsidDel="008F5C12">
            <w:delText>”</w:delText>
          </w:r>
          <w:r w:rsidRPr="00662D71" w:rsidDel="008F5C12">
            <w:delText xml:space="preserve"> </w:delText>
          </w:r>
          <w:r w:rsidDel="008F5C12">
            <w:delText>decrease</w:delText>
          </w:r>
          <w:r w:rsidRPr="00662D71" w:rsidDel="008F5C12">
            <w:delText xml:space="preserve"> in concentration </w:delText>
          </w:r>
          <w:r w:rsidDel="008F5C12">
            <w:delText xml:space="preserve">(about 0.04 mg/l) </w:delText>
          </w:r>
          <w:r w:rsidRPr="00662D71" w:rsidDel="008F5C12">
            <w:delText>a</w:delText>
          </w:r>
          <w:r w:rsidDel="008F5C12">
            <w:delText>nd</w:delText>
          </w:r>
          <w:r w:rsidRPr="00662D71" w:rsidDel="008F5C12">
            <w:delText xml:space="preserve"> </w:delText>
          </w:r>
          <w:r w:rsidDel="008F5C12">
            <w:delText xml:space="preserve">loads (about 0.57 million kg/Year) </w:delText>
          </w:r>
          <w:r w:rsidRPr="00662D71" w:rsidDel="008F5C12">
            <w:delText>over the 1970-2019</w:delText>
          </w:r>
          <w:r w:rsidDel="008F5C12">
            <w:delText xml:space="preserve"> period</w:delText>
          </w:r>
          <w:r w:rsidRPr="00662D71" w:rsidDel="008F5C12">
            <w:delText xml:space="preserve"> (Table 1)</w:delText>
          </w:r>
          <w:r w:rsidDel="008F5C12">
            <w:delText>.</w:delText>
          </w:r>
        </w:del>
      </w:moveTo>
    </w:p>
    <w:p w14:paraId="2E0C55D4" w14:textId="77777777" w:rsidR="00F3452C" w:rsidRDefault="00F3452C" w:rsidP="00F3452C">
      <w:pPr>
        <w:autoSpaceDE w:val="0"/>
        <w:autoSpaceDN w:val="0"/>
        <w:adjustRightInd w:val="0"/>
        <w:rPr>
          <w:moveTo w:id="697" w:author="Microsoft Office User" w:date="2019-10-23T14:16:00Z"/>
        </w:rPr>
      </w:pPr>
    </w:p>
    <w:p w14:paraId="2A457BF6" w14:textId="57F27A35" w:rsidR="00F3452C" w:rsidDel="00C46E16" w:rsidRDefault="00F3452C">
      <w:pPr>
        <w:autoSpaceDE w:val="0"/>
        <w:autoSpaceDN w:val="0"/>
        <w:adjustRightInd w:val="0"/>
        <w:ind w:firstLine="720"/>
        <w:rPr>
          <w:del w:id="698" w:author="Microsoft Office User" w:date="2019-10-24T11:28:00Z"/>
          <w:moveTo w:id="699" w:author="Microsoft Office User" w:date="2019-10-23T14:16:00Z"/>
          <w:color w:val="FF0000"/>
        </w:rPr>
        <w:pPrChange w:id="700" w:author="Microsoft Office User" w:date="2019-10-24T11:26:00Z">
          <w:pPr>
            <w:autoSpaceDE w:val="0"/>
            <w:autoSpaceDN w:val="0"/>
            <w:adjustRightInd w:val="0"/>
          </w:pPr>
        </w:pPrChange>
      </w:pPr>
    </w:p>
    <w:p w14:paraId="46B14CF5" w14:textId="77777777" w:rsidR="00F3452C" w:rsidRDefault="00F3452C" w:rsidP="00F3452C">
      <w:pPr>
        <w:autoSpaceDE w:val="0"/>
        <w:autoSpaceDN w:val="0"/>
        <w:adjustRightInd w:val="0"/>
        <w:rPr>
          <w:moveTo w:id="701" w:author="Microsoft Office User" w:date="2019-10-23T14:16:00Z"/>
          <w:color w:val="FF0000"/>
        </w:rPr>
      </w:pPr>
    </w:p>
    <w:p w14:paraId="1AE21C83" w14:textId="4A55E992" w:rsidR="00F3452C" w:rsidRPr="008A5B96" w:rsidDel="00590FA6" w:rsidRDefault="00F3452C">
      <w:pPr>
        <w:autoSpaceDE w:val="0"/>
        <w:autoSpaceDN w:val="0"/>
        <w:adjustRightInd w:val="0"/>
        <w:ind w:firstLine="720"/>
        <w:rPr>
          <w:del w:id="702" w:author="Microsoft Office User" w:date="2019-10-24T11:38:00Z"/>
          <w:moveTo w:id="703" w:author="Microsoft Office User" w:date="2019-10-23T14:16:00Z"/>
          <w:color w:val="FF0000"/>
          <w:highlight w:val="lightGray"/>
        </w:rPr>
        <w:pPrChange w:id="704" w:author="Microsoft Office User" w:date="2019-10-24T11:28:00Z">
          <w:pPr>
            <w:autoSpaceDE w:val="0"/>
            <w:autoSpaceDN w:val="0"/>
            <w:adjustRightInd w:val="0"/>
          </w:pPr>
        </w:pPrChange>
      </w:pPr>
      <w:commentRangeStart w:id="705"/>
      <w:moveTo w:id="706" w:author="Microsoft Office User" w:date="2019-10-23T14:16:00Z">
        <w:del w:id="707" w:author="Microsoft Office User" w:date="2019-10-24T11:38:00Z">
          <w:r w:rsidRPr="00EB76F8" w:rsidDel="00590FA6">
            <w:rPr>
              <w:color w:val="FF0000"/>
              <w:highlight w:val="lightGray"/>
            </w:rPr>
            <w:delText xml:space="preserve">Nutrient ratios (molar) in the Sacramento River during the 1970–2019 period, were determined based on changes in annual concentrations. </w:delText>
          </w:r>
          <w:r w:rsidDel="00590FA6">
            <w:rPr>
              <w:color w:val="FF0000"/>
            </w:rPr>
            <w:delText xml:space="preserve">Over the recent decade changes in NO3 and NH4 concentrations at the Sacramento River near Freeport influence the physical and chemical environment of the Delta and there effect on phytoplankton growth and food web dynamics in the Delta.   (Fig Sac Ratio, NH4/NO3). Elevated NH4 contraptions result in a decrease in the N:P ration in the Delta. Where recommended N:P ratio is 24:1 this is the molar element ratio for phytoplankton to thrive in estuaries and watershed inputs  (Maranger at al., 2011) </w:delText>
          </w:r>
          <w:commentRangeEnd w:id="705"/>
          <w:r w:rsidDel="00590FA6">
            <w:rPr>
              <w:rStyle w:val="CommentReference"/>
            </w:rPr>
            <w:commentReference w:id="705"/>
          </w:r>
        </w:del>
      </w:moveTo>
    </w:p>
    <w:p w14:paraId="6F6C8855" w14:textId="77777777" w:rsidR="00F3452C" w:rsidRDefault="00F3452C" w:rsidP="00F3452C">
      <w:pPr>
        <w:autoSpaceDE w:val="0"/>
        <w:autoSpaceDN w:val="0"/>
        <w:adjustRightInd w:val="0"/>
        <w:rPr>
          <w:moveTo w:id="708" w:author="Microsoft Office User" w:date="2019-10-23T14:16:00Z"/>
        </w:rPr>
      </w:pPr>
    </w:p>
    <w:p w14:paraId="31B70E4E" w14:textId="77777777" w:rsidR="00F3452C" w:rsidRDefault="00F3452C" w:rsidP="00F3452C">
      <w:pPr>
        <w:autoSpaceDE w:val="0"/>
        <w:autoSpaceDN w:val="0"/>
        <w:adjustRightInd w:val="0"/>
        <w:rPr>
          <w:moveTo w:id="709" w:author="Microsoft Office User" w:date="2019-10-23T14:16:00Z"/>
        </w:rPr>
      </w:pPr>
    </w:p>
    <w:p w14:paraId="56AC8FB1" w14:textId="77777777" w:rsidR="00F3452C" w:rsidRDefault="00F3452C" w:rsidP="00F3452C">
      <w:pPr>
        <w:autoSpaceDE w:val="0"/>
        <w:autoSpaceDN w:val="0"/>
        <w:adjustRightInd w:val="0"/>
        <w:rPr>
          <w:moveTo w:id="710" w:author="Microsoft Office User" w:date="2019-10-23T14:16:00Z"/>
        </w:rPr>
      </w:pPr>
    </w:p>
    <w:p w14:paraId="35114C79" w14:textId="77777777" w:rsidR="00F3452C" w:rsidRDefault="00F3452C" w:rsidP="00F3452C">
      <w:pPr>
        <w:autoSpaceDE w:val="0"/>
        <w:autoSpaceDN w:val="0"/>
        <w:adjustRightInd w:val="0"/>
        <w:rPr>
          <w:moveTo w:id="711" w:author="Microsoft Office User" w:date="2019-10-23T14:16:00Z"/>
        </w:rPr>
      </w:pPr>
    </w:p>
    <w:p w14:paraId="73AF8942" w14:textId="77777777" w:rsidR="00F3452C" w:rsidRDefault="00F3452C" w:rsidP="00F3452C">
      <w:pPr>
        <w:autoSpaceDE w:val="0"/>
        <w:autoSpaceDN w:val="0"/>
        <w:adjustRightInd w:val="0"/>
        <w:rPr>
          <w:moveTo w:id="712" w:author="Microsoft Office User" w:date="2019-10-23T14:16:00Z"/>
        </w:rPr>
      </w:pPr>
    </w:p>
    <w:p w14:paraId="303197DF" w14:textId="77777777" w:rsidR="00F3452C" w:rsidRDefault="00F3452C" w:rsidP="00F3452C">
      <w:pPr>
        <w:autoSpaceDE w:val="0"/>
        <w:autoSpaceDN w:val="0"/>
        <w:adjustRightInd w:val="0"/>
        <w:rPr>
          <w:moveTo w:id="713" w:author="Microsoft Office User" w:date="2019-10-23T14:16:00Z"/>
        </w:rPr>
      </w:pPr>
    </w:p>
    <w:p w14:paraId="799C1941" w14:textId="20412077" w:rsidR="00F3452C" w:rsidDel="00C46E16" w:rsidRDefault="00F3452C" w:rsidP="00F3452C">
      <w:pPr>
        <w:autoSpaceDE w:val="0"/>
        <w:autoSpaceDN w:val="0"/>
        <w:adjustRightInd w:val="0"/>
        <w:rPr>
          <w:del w:id="714" w:author="Microsoft Office User" w:date="2019-10-24T11:27:00Z"/>
          <w:moveTo w:id="715" w:author="Microsoft Office User" w:date="2019-10-23T14:16:00Z"/>
        </w:rPr>
      </w:pPr>
      <w:moveTo w:id="716" w:author="Microsoft Office User" w:date="2019-10-23T14:16:00Z">
        <w:del w:id="717" w:author="Microsoft Office User" w:date="2019-10-24T11:26:00Z">
          <w:r w:rsidRPr="000206C7" w:rsidDel="00C46E16">
            <w:delText xml:space="preserve">TKN concentrations and loads </w:delText>
          </w:r>
        </w:del>
        <w:del w:id="718" w:author="Microsoft Office User" w:date="2019-10-23T14:24:00Z">
          <w:r w:rsidRPr="000206C7" w:rsidDel="00EE393F">
            <w:delText>fallow</w:delText>
          </w:r>
        </w:del>
        <w:del w:id="719" w:author="Microsoft Office User" w:date="2019-10-24T11:26:00Z">
          <w:r w:rsidRPr="000206C7" w:rsidDel="00C46E16">
            <w:delText xml:space="preserve"> a similar pattern in time to that of NO3 (</w:delText>
          </w:r>
          <w:r w:rsidRPr="002B7D36" w:rsidDel="00C46E16">
            <w:rPr>
              <w:color w:val="FF0000"/>
              <w:highlight w:val="yellow"/>
            </w:rPr>
            <w:delText>fig 10e and 10f</w:delText>
          </w:r>
          <w:r w:rsidRPr="000206C7" w:rsidDel="00C46E16">
            <w:delText xml:space="preserve">). </w:delText>
          </w:r>
          <w:r w:rsidDel="00C46E16">
            <w:delText>Results of the EGRITci test show high variation in estimated TKN c</w:delText>
          </w:r>
          <w:r w:rsidRPr="000206C7" w:rsidDel="00C46E16">
            <w:delText xml:space="preserve">oncentrations and loads in the late 1970 and early 1980 </w:delText>
          </w:r>
          <w:r w:rsidDel="00C46E16">
            <w:delText xml:space="preserve">reflected in the wide 90% confidence band during that time period. </w:delText>
          </w:r>
        </w:del>
        <w:del w:id="720" w:author="Microsoft Office User" w:date="2019-10-23T14:24:00Z">
          <w:r w:rsidRPr="000206C7" w:rsidDel="00EE393F">
            <w:delText>Fallow</w:delText>
          </w:r>
        </w:del>
        <w:del w:id="721" w:author="Microsoft Office User" w:date="2019-10-24T11:26:00Z">
          <w:r w:rsidDel="00C46E16">
            <w:delText xml:space="preserve">ed </w:delText>
          </w:r>
          <w:r w:rsidRPr="000206C7" w:rsidDel="00C46E16">
            <w:delText>by</w:delText>
          </w:r>
          <w:r w:rsidDel="00C46E16">
            <w:delText xml:space="preserve"> a</w:delText>
          </w:r>
          <w:r w:rsidRPr="000206C7" w:rsidDel="00C46E16">
            <w:delText xml:space="preserve"> great decline in TKN concentrations and loads</w:delText>
          </w:r>
          <w:r w:rsidDel="00C46E16">
            <w:delText xml:space="preserve"> in the mid-80s through the recent decade</w:delText>
          </w:r>
          <w:r w:rsidRPr="000206C7" w:rsidDel="00C46E16">
            <w:delText xml:space="preserve">. </w:delText>
          </w:r>
          <w:r w:rsidDel="00C46E16">
            <w:delText>Overall, r</w:delText>
          </w:r>
          <w:r w:rsidRPr="000206C7" w:rsidDel="00C46E16">
            <w:delText>esults of the EGR</w:delText>
          </w:r>
        </w:del>
        <w:del w:id="722" w:author="Microsoft Office User" w:date="2019-10-23T14:22:00Z">
          <w:r w:rsidRPr="000206C7" w:rsidDel="00EE393F">
            <w:delText>I</w:delText>
          </w:r>
        </w:del>
        <w:del w:id="723" w:author="Microsoft Office User" w:date="2019-10-24T11:27:00Z">
          <w:r w:rsidRPr="000206C7" w:rsidDel="00C46E16">
            <w:delText>Tci test show a “</w:delText>
          </w:r>
          <w:r w:rsidRPr="00D84A31" w:rsidDel="00C46E16">
            <w:rPr>
              <w:highlight w:val="yellow"/>
            </w:rPr>
            <w:delText>very likely</w:delText>
          </w:r>
          <w:r w:rsidRPr="000206C7" w:rsidDel="00C46E16">
            <w:delText xml:space="preserve">” decrease in concentration (about 0.26 mg/l) and </w:delText>
          </w:r>
          <w:r w:rsidDel="00C46E16">
            <w:delText xml:space="preserve">a strong </w:delText>
          </w:r>
          <w:r w:rsidRPr="000206C7" w:rsidDel="00C46E16">
            <w:delText>“</w:delText>
          </w:r>
          <w:r w:rsidRPr="004A7457" w:rsidDel="00C46E16">
            <w:rPr>
              <w:highlight w:val="yellow"/>
            </w:rPr>
            <w:delText>highly likely</w:delText>
          </w:r>
          <w:r w:rsidRPr="000206C7" w:rsidDel="00C46E16">
            <w:delText xml:space="preserve">” decrease in loads (about 4.08 million kg/Year) over the 1970-2019 period (Table 1). </w:delText>
          </w:r>
        </w:del>
      </w:moveTo>
    </w:p>
    <w:p w14:paraId="7481CB3F" w14:textId="384FB155" w:rsidR="00F3452C" w:rsidRPr="005700CE" w:rsidDel="00C46E16" w:rsidRDefault="00F3452C" w:rsidP="00F3452C">
      <w:pPr>
        <w:rPr>
          <w:del w:id="724" w:author="Microsoft Office User" w:date="2019-10-24T11:27:00Z"/>
          <w:moveTo w:id="725" w:author="Microsoft Office User" w:date="2019-10-23T14:16:00Z"/>
        </w:rPr>
      </w:pPr>
      <w:moveTo w:id="726" w:author="Microsoft Office User" w:date="2019-10-23T14:16:00Z">
        <w:del w:id="727" w:author="Microsoft Office User" w:date="2019-10-24T11:27:00Z">
          <w:r w:rsidDel="00C46E16">
            <w:delText xml:space="preserve">Trends in TP concentration and loads </w:delText>
          </w:r>
        </w:del>
        <w:del w:id="728" w:author="Microsoft Office User" w:date="2019-10-23T14:24:00Z">
          <w:r w:rsidDel="00EE393F">
            <w:delText>fallow</w:delText>
          </w:r>
        </w:del>
        <w:del w:id="729" w:author="Microsoft Office User" w:date="2019-10-24T11:27:00Z">
          <w:r w:rsidDel="00C46E16">
            <w:delText xml:space="preserve"> a similar pattern (</w:delText>
          </w:r>
          <w:r w:rsidRPr="002B7D36" w:rsidDel="00C46E16">
            <w:rPr>
              <w:color w:val="FF0000"/>
              <w:highlight w:val="yellow"/>
            </w:rPr>
            <w:delText>fig 10j and 10k</w:delText>
          </w:r>
          <w:r w:rsidDel="00C46E16">
            <w:delText xml:space="preserve">).  After the dramatic decline in the in the late 1990’s during the increased wet conditions of 1997. TP concentrations and loads continue to increase to reach about 0.08 mg/l and 3.1 million kg/year in 2006 then gradually declining again through the rest of the period. Overall results from the </w:delText>
          </w:r>
          <w:r w:rsidRPr="000206C7" w:rsidDel="00C46E16">
            <w:delText xml:space="preserve">EGRITci test show a </w:delText>
          </w:r>
          <w:r w:rsidDel="00C46E16">
            <w:delText xml:space="preserve">weak </w:delText>
          </w:r>
          <w:r w:rsidRPr="000206C7" w:rsidDel="00C46E16">
            <w:delText>“</w:delText>
          </w:r>
          <w:r w:rsidRPr="00603051" w:rsidDel="00C46E16">
            <w:rPr>
              <w:highlight w:val="yellow"/>
            </w:rPr>
            <w:delText>highly likely</w:delText>
          </w:r>
          <w:r w:rsidRPr="000206C7" w:rsidDel="00C46E16">
            <w:delText>” decrease in concentration (about 0.</w:delText>
          </w:r>
          <w:r w:rsidDel="00C46E16">
            <w:delText xml:space="preserve">09 </w:delText>
          </w:r>
          <w:r w:rsidRPr="000206C7" w:rsidDel="00C46E16">
            <w:delText xml:space="preserve">mg/l) and “highly likely” decrease in loads (about </w:delText>
          </w:r>
          <w:r w:rsidDel="00C46E16">
            <w:delText>1.54</w:delText>
          </w:r>
          <w:r w:rsidRPr="000206C7" w:rsidDel="00C46E16">
            <w:delText xml:space="preserve"> million kg/Year) over the 1970-2019 period (Table 1).</w:delText>
          </w:r>
        </w:del>
      </w:moveTo>
    </w:p>
    <w:p w14:paraId="325F1AD0" w14:textId="77777777" w:rsidR="00F3452C" w:rsidRPr="005700CE" w:rsidRDefault="00F3452C" w:rsidP="00F3452C">
      <w:pPr>
        <w:rPr>
          <w:moveTo w:id="730" w:author="Microsoft Office User" w:date="2019-10-23T14:16:00Z"/>
        </w:rPr>
      </w:pPr>
    </w:p>
    <w:p w14:paraId="059458D6" w14:textId="77777777" w:rsidR="00F3452C" w:rsidRDefault="00F3452C" w:rsidP="00F3452C">
      <w:pPr>
        <w:rPr>
          <w:moveTo w:id="731" w:author="Microsoft Office User" w:date="2019-10-23T14:16:00Z"/>
        </w:rPr>
      </w:pPr>
      <w:moveTo w:id="732" w:author="Microsoft Office User" w:date="2019-10-23T14:16:00Z">
        <w:r>
          <w:rPr>
            <w:noProof/>
          </w:rPr>
          <w:lastRenderedPageBreak/>
          <w:drawing>
            <wp:inline distT="0" distB="0" distL="0" distR="0" wp14:anchorId="6B6B5DE7" wp14:editId="10FE6540">
              <wp:extent cx="581342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9_FreeportLoads_ConcPlots.png"/>
                      <pic:cNvPicPr/>
                    </pic:nvPicPr>
                    <pic:blipFill>
                      <a:blip r:embed="rId13">
                        <a:extLst>
                          <a:ext uri="{28A0092B-C50C-407E-A947-70E740481C1C}">
                            <a14:useLocalDpi xmlns:a14="http://schemas.microsoft.com/office/drawing/2010/main" val="0"/>
                          </a:ext>
                        </a:extLst>
                      </a:blip>
                      <a:stretch>
                        <a:fillRect/>
                      </a:stretch>
                    </pic:blipFill>
                    <pic:spPr>
                      <a:xfrm>
                        <a:off x="0" y="0"/>
                        <a:ext cx="5813425" cy="8229600"/>
                      </a:xfrm>
                      <a:prstGeom prst="rect">
                        <a:avLst/>
                      </a:prstGeom>
                    </pic:spPr>
                  </pic:pic>
                </a:graphicData>
              </a:graphic>
            </wp:inline>
          </w:drawing>
        </w:r>
        <w:r>
          <w:rPr>
            <w:noProof/>
          </w:rPr>
          <w:lastRenderedPageBreak/>
          <w:drawing>
            <wp:inline distT="0" distB="0" distL="0" distR="0" wp14:anchorId="0A7F0552" wp14:editId="45FBCFB0">
              <wp:extent cx="5829300" cy="754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0_Freeport_ShiftPlot.png"/>
                      <pic:cNvPicPr/>
                    </pic:nvPicPr>
                    <pic:blipFill>
                      <a:blip r:embed="rId14">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moveTo>
    </w:p>
    <w:p w14:paraId="2720B0DB" w14:textId="77777777" w:rsidR="00F3452C" w:rsidRDefault="00F3452C" w:rsidP="00F3452C">
      <w:pPr>
        <w:pStyle w:val="Heading2"/>
        <w:rPr>
          <w:moveTo w:id="733" w:author="Microsoft Office User" w:date="2019-10-23T14:16:00Z"/>
          <w:b/>
        </w:rPr>
      </w:pPr>
    </w:p>
    <w:p w14:paraId="7C8AD71F" w14:textId="77777777" w:rsidR="00A00EE4" w:rsidRDefault="00A00EE4" w:rsidP="00F3452C">
      <w:pPr>
        <w:pStyle w:val="Heading2"/>
        <w:rPr>
          <w:ins w:id="734" w:author="Microsoft Office User" w:date="2019-10-24T11:29:00Z"/>
          <w:b/>
        </w:rPr>
      </w:pPr>
    </w:p>
    <w:p w14:paraId="3FF77BAB" w14:textId="77777777" w:rsidR="00A00EE4" w:rsidRDefault="00A00EE4" w:rsidP="00F3452C">
      <w:pPr>
        <w:pStyle w:val="Heading2"/>
        <w:rPr>
          <w:ins w:id="735" w:author="Microsoft Office User" w:date="2019-10-24T11:29:00Z"/>
          <w:b/>
        </w:rPr>
      </w:pPr>
    </w:p>
    <w:p w14:paraId="2C2D945B" w14:textId="13CCE009" w:rsidR="00F3452C" w:rsidRDefault="00F3452C" w:rsidP="00F3452C">
      <w:pPr>
        <w:pStyle w:val="Heading2"/>
        <w:rPr>
          <w:ins w:id="736" w:author="Microsoft Office User" w:date="2019-10-24T11:29:00Z"/>
          <w:b/>
        </w:rPr>
      </w:pPr>
      <w:moveTo w:id="737" w:author="Microsoft Office User" w:date="2019-10-23T14:16:00Z">
        <w:r w:rsidRPr="00BD527B">
          <w:rPr>
            <w:b/>
            <w:i/>
            <w:iCs/>
            <w:rPrChange w:id="738" w:author="Microsoft Office User" w:date="2019-10-29T15:55:00Z">
              <w:rPr>
                <w:b/>
              </w:rPr>
            </w:rPrChange>
          </w:rPr>
          <w:t>San Joaquin River near Vernalis</w:t>
        </w:r>
      </w:moveTo>
      <w:ins w:id="739" w:author="Microsoft Office User" w:date="2019-10-29T15:55:00Z">
        <w:r w:rsidR="00BD527B" w:rsidRPr="00BD527B">
          <w:rPr>
            <w:b/>
            <w:i/>
            <w:iCs/>
          </w:rPr>
          <w:t>, Nutrient Concentrations</w:t>
        </w:r>
        <w:r w:rsidR="00BD527B" w:rsidRPr="008D5DF7">
          <w:rPr>
            <w:b/>
            <w:i/>
            <w:iCs/>
          </w:rPr>
          <w:t>, Fluxes, and Trends</w:t>
        </w:r>
      </w:ins>
    </w:p>
    <w:p w14:paraId="292A54F1" w14:textId="77777777" w:rsidR="00A00EE4" w:rsidRPr="00A00EE4" w:rsidRDefault="00A00EE4">
      <w:pPr>
        <w:rPr>
          <w:moveTo w:id="740" w:author="Microsoft Office User" w:date="2019-10-23T14:16:00Z"/>
          <w:rPrChange w:id="741" w:author="Microsoft Office User" w:date="2019-10-24T11:29:00Z">
            <w:rPr>
              <w:moveTo w:id="742" w:author="Microsoft Office User" w:date="2019-10-23T14:16:00Z"/>
              <w:b/>
            </w:rPr>
          </w:rPrChange>
        </w:rPr>
        <w:pPrChange w:id="743" w:author="Microsoft Office User" w:date="2019-10-24T11:29:00Z">
          <w:pPr>
            <w:pStyle w:val="Heading2"/>
          </w:pPr>
        </w:pPrChange>
      </w:pPr>
    </w:p>
    <w:p w14:paraId="6BA135E1" w14:textId="35BB6E8B" w:rsidR="00F3452C" w:rsidRDefault="00F3452C" w:rsidP="00CF1A7D">
      <w:pPr>
        <w:autoSpaceDE w:val="0"/>
        <w:autoSpaceDN w:val="0"/>
        <w:adjustRightInd w:val="0"/>
        <w:ind w:firstLine="720"/>
        <w:rPr>
          <w:ins w:id="744" w:author="Microsoft Office User" w:date="2019-10-25T13:42:00Z"/>
        </w:rPr>
      </w:pPr>
      <w:moveTo w:id="745" w:author="Microsoft Office User" w:date="2019-10-23T14:16:00Z">
        <w:del w:id="746" w:author="Microsoft Office User" w:date="2019-10-25T13:38:00Z">
          <w:r w:rsidRPr="00662D71" w:rsidDel="00BC741B">
            <w:delText xml:space="preserve">Results </w:delText>
          </w:r>
          <w:r w:rsidDel="00BC741B">
            <w:delText xml:space="preserve">of the WRTDS model are shown in </w:delText>
          </w:r>
          <w:r w:rsidRPr="0075234B" w:rsidDel="00BC741B">
            <w:rPr>
              <w:color w:val="FF0000"/>
            </w:rPr>
            <w:delText xml:space="preserve">figure </w:delText>
          </w:r>
          <w:r w:rsidDel="00BC741B">
            <w:rPr>
              <w:color w:val="FF0000"/>
            </w:rPr>
            <w:delText>11</w:delText>
          </w:r>
          <w:r w:rsidDel="00BC741B">
            <w:delText>.</w:delText>
          </w:r>
        </w:del>
      </w:moveTo>
      <w:ins w:id="747" w:author="Microsoft Office User" w:date="2019-10-25T13:38:00Z">
        <w:r w:rsidR="00BC741B">
          <w:t>WRTDS modeling results for the San Joaquin River at Vernalis are shown in Figure 11.</w:t>
        </w:r>
      </w:ins>
      <w:moveTo w:id="748" w:author="Microsoft Office User" w:date="2019-10-23T14:16:00Z">
        <w:r>
          <w:t xml:space="preserve"> </w:t>
        </w:r>
      </w:moveTo>
      <w:ins w:id="749" w:author="Microsoft Office User" w:date="2019-10-25T13:39:00Z">
        <w:r w:rsidR="00BC741B">
          <w:t>Annually averaged f</w:t>
        </w:r>
      </w:ins>
      <w:moveTo w:id="750" w:author="Microsoft Office User" w:date="2019-10-23T14:16:00Z">
        <w:del w:id="751" w:author="Microsoft Office User" w:date="2019-10-25T13:39:00Z">
          <w:r w:rsidDel="00BC741B">
            <w:delText>F</w:delText>
          </w:r>
        </w:del>
        <w:r w:rsidRPr="00662D71">
          <w:t>low-normalized</w:t>
        </w:r>
        <w:r>
          <w:t xml:space="preserve"> </w:t>
        </w:r>
      </w:moveTo>
      <w:ins w:id="752" w:author="Microsoft Office User" w:date="2019-10-25T13:38:00Z">
        <w:r w:rsidR="00BC741B">
          <w:t>nitrate</w:t>
        </w:r>
      </w:ins>
      <w:moveTo w:id="753" w:author="Microsoft Office User" w:date="2019-10-23T14:16:00Z">
        <w:del w:id="754" w:author="Microsoft Office User" w:date="2019-10-25T13:38:00Z">
          <w:r w:rsidDel="00BC741B">
            <w:delText>NO3</w:delText>
          </w:r>
        </w:del>
        <w:r>
          <w:t xml:space="preserve"> concentrations varied with in the 1970-2019 period and were greatly affected by high variability in discharge (Figure 11a). </w:t>
        </w:r>
        <w:del w:id="755" w:author="Microsoft Office User" w:date="2019-10-25T13:40:00Z">
          <w:r w:rsidDel="00BC741B">
            <w:delText xml:space="preserve">This is reflected in the low concentrations due to </w:delText>
          </w:r>
          <w:r w:rsidRPr="00C366EB" w:rsidDel="00BC741B">
            <w:delText xml:space="preserve">flushing or dilution </w:delText>
          </w:r>
          <w:r w:rsidDel="00BC741B">
            <w:delText xml:space="preserve">during extrema wet years like 1983 where NO3 concentrations were at there lowest value of 0.4 mg/L with flow measured at a high record of 600 cms. </w:delText>
          </w:r>
        </w:del>
        <w:r>
          <w:t>R</w:t>
        </w:r>
        <w:r w:rsidRPr="009D7852">
          <w:t xml:space="preserve">esults of the </w:t>
        </w:r>
        <w:del w:id="756" w:author="Microsoft Office User" w:date="2019-10-24T11:29:00Z">
          <w:r w:rsidRPr="009D7852" w:rsidDel="00A00EE4">
            <w:delText>EGRIT</w:delText>
          </w:r>
        </w:del>
      </w:moveTo>
      <w:ins w:id="757" w:author="Microsoft Office User" w:date="2019-10-24T11:29:00Z">
        <w:r w:rsidR="00A00EE4">
          <w:t>EGRET</w:t>
        </w:r>
      </w:ins>
      <w:moveTo w:id="758" w:author="Microsoft Office User" w:date="2019-10-23T14:16:00Z">
        <w:r w:rsidRPr="009D7852">
          <w:t xml:space="preserve">ci test </w:t>
        </w:r>
      </w:moveTo>
      <w:ins w:id="759" w:author="Microsoft Office User" w:date="2019-10-25T13:40:00Z">
        <w:r w:rsidR="00BC741B">
          <w:t>indicated a</w:t>
        </w:r>
      </w:ins>
      <w:moveTo w:id="760" w:author="Microsoft Office User" w:date="2019-10-23T14:16:00Z">
        <w:del w:id="761" w:author="Microsoft Office User" w:date="2019-10-25T13:40:00Z">
          <w:r w:rsidRPr="009D7852" w:rsidDel="00BC741B">
            <w:delText>showing a</w:delText>
          </w:r>
        </w:del>
        <w:r w:rsidRPr="009D7852">
          <w:t xml:space="preserve"> “</w:t>
        </w:r>
        <w:r w:rsidRPr="007F01D1">
          <w:rPr>
            <w:highlight w:val="yellow"/>
          </w:rPr>
          <w:t>likely</w:t>
        </w:r>
        <w:r w:rsidRPr="009D7852">
          <w:t>” decr</w:t>
        </w:r>
      </w:moveTo>
      <w:ins w:id="762" w:author="Microsoft Office User" w:date="2019-10-25T13:40:00Z">
        <w:r w:rsidR="00BC741B">
          <w:t>ease</w:t>
        </w:r>
      </w:ins>
      <w:moveTo w:id="763" w:author="Microsoft Office User" w:date="2019-10-23T14:16:00Z">
        <w:del w:id="764" w:author="Microsoft Office User" w:date="2019-10-25T13:40:00Z">
          <w:r w:rsidRPr="009D7852" w:rsidDel="00BC741B">
            <w:delText>ees</w:delText>
          </w:r>
        </w:del>
        <w:r w:rsidRPr="009D7852">
          <w:t xml:space="preserve"> in concentration (about 0.14 mg/l) and loads (about 0.27 million kg/</w:t>
        </w:r>
      </w:moveTo>
      <w:ins w:id="765" w:author="Microsoft Office User" w:date="2019-10-29T15:56:00Z">
        <w:r w:rsidR="00BD527B">
          <w:t>y</w:t>
        </w:r>
      </w:ins>
      <w:moveTo w:id="766" w:author="Microsoft Office User" w:date="2019-10-23T14:16:00Z">
        <w:del w:id="767" w:author="Microsoft Office User" w:date="2019-10-29T15:56:00Z">
          <w:r w:rsidRPr="009D7852" w:rsidDel="00BD527B">
            <w:delText>Y</w:delText>
          </w:r>
        </w:del>
        <w:r w:rsidRPr="009D7852">
          <w:t xml:space="preserve">ear) over the 1970-2019 period (Table </w:t>
        </w:r>
      </w:moveTo>
      <w:ins w:id="768" w:author="Microsoft Office User" w:date="2019-10-25T13:40:00Z">
        <w:r w:rsidR="00BC741B">
          <w:t>2</w:t>
        </w:r>
      </w:ins>
      <w:moveTo w:id="769" w:author="Microsoft Office User" w:date="2019-10-23T14:16:00Z">
        <w:del w:id="770" w:author="Microsoft Office User" w:date="2019-10-25T13:40:00Z">
          <w:r w:rsidRPr="009D7852" w:rsidDel="00BC741B">
            <w:delText>1</w:delText>
          </w:r>
        </w:del>
        <w:r w:rsidRPr="009D7852">
          <w:t>).</w:t>
        </w:r>
        <w:r>
          <w:t xml:space="preserve"> Figures 11a and 11b show that the </w:t>
        </w:r>
        <w:r w:rsidRPr="0026142C">
          <w:t xml:space="preserve">width of the </w:t>
        </w:r>
        <w:r>
          <w:t xml:space="preserve">90% </w:t>
        </w:r>
        <w:r w:rsidRPr="0026142C">
          <w:t>confidence band</w:t>
        </w:r>
      </w:moveTo>
      <w:ins w:id="771" w:author="Microsoft Office User" w:date="2019-10-25T13:40:00Z">
        <w:r w:rsidR="00BC741B">
          <w:t xml:space="preserve"> for the flow normalized concentrations and loads</w:t>
        </w:r>
      </w:ins>
      <w:moveTo w:id="772" w:author="Microsoft Office User" w:date="2019-10-23T14:16:00Z">
        <w:r w:rsidRPr="0026142C">
          <w:t xml:space="preserve"> w</w:t>
        </w:r>
      </w:moveTo>
      <w:ins w:id="773" w:author="Microsoft Office User" w:date="2019-10-25T13:41:00Z">
        <w:r w:rsidR="00BC741B">
          <w:t>ere</w:t>
        </w:r>
      </w:ins>
      <w:moveTo w:id="774" w:author="Microsoft Office User" w:date="2019-10-23T14:16:00Z">
        <w:del w:id="775" w:author="Microsoft Office User" w:date="2019-10-25T13:41:00Z">
          <w:r w:rsidRPr="0026142C" w:rsidDel="00BC741B">
            <w:delText>a</w:delText>
          </w:r>
        </w:del>
        <w:del w:id="776" w:author="Microsoft Office User" w:date="2019-10-25T13:40:00Z">
          <w:r w:rsidRPr="0026142C" w:rsidDel="00BC741B">
            <w:delText>s</w:delText>
          </w:r>
        </w:del>
        <w:r>
          <w:t xml:space="preserve"> </w:t>
        </w:r>
        <w:r w:rsidRPr="0026142C">
          <w:t xml:space="preserve">relatively </w:t>
        </w:r>
        <w:r>
          <w:t xml:space="preserve">the same throughout the 1970-2019 period. </w:t>
        </w:r>
        <w:del w:id="777" w:author="Microsoft Office User" w:date="2019-10-25T13:41:00Z">
          <w:r w:rsidDel="00BC741B">
            <w:delText xml:space="preserve">On the other hand; many of the </w:delText>
          </w:r>
          <w:r w:rsidRPr="0026142C" w:rsidDel="00BC741B">
            <w:delText>individual</w:delText>
          </w:r>
          <w:r w:rsidDel="00BC741B">
            <w:delText xml:space="preserve"> </w:delText>
          </w:r>
          <w:r w:rsidRPr="0026142C" w:rsidDel="00BC741B">
            <w:delText xml:space="preserve">yearly estimates (shown as the </w:delText>
          </w:r>
          <w:r w:rsidDel="00BC741B">
            <w:delText>blue</w:delText>
          </w:r>
          <w:r w:rsidRPr="0026142C" w:rsidDel="00BC741B">
            <w:delText xml:space="preserve"> dots) in these figures lie</w:delText>
          </w:r>
          <w:r w:rsidDel="00BC741B">
            <w:delText xml:space="preserve"> </w:delText>
          </w:r>
          <w:r w:rsidRPr="0026142C" w:rsidDel="00BC741B">
            <w:delText>outside the confidence band. This due to the variability of discharge</w:delText>
          </w:r>
          <w:r w:rsidDel="00BC741B">
            <w:delText xml:space="preserve"> during the time period. </w:delText>
          </w:r>
        </w:del>
        <w:r>
          <w:t xml:space="preserve">Results of the </w:t>
        </w:r>
        <w:r w:rsidRPr="00980D34">
          <w:t>Mann-Whitney-Wilcoxon Rank Sum test s</w:t>
        </w:r>
        <w:r>
          <w:t>h</w:t>
        </w:r>
        <w:r w:rsidRPr="00980D34">
          <w:t>ow</w:t>
        </w:r>
        <w:r>
          <w:t xml:space="preserve"> that</w:t>
        </w:r>
        <w:r w:rsidRPr="00980D34">
          <w:t xml:space="preserve"> in the early decade </w:t>
        </w:r>
      </w:moveTo>
      <w:ins w:id="778" w:author="Microsoft Office User" w:date="2019-10-25T13:41:00Z">
        <w:r w:rsidR="00BC741B">
          <w:t>nitrate</w:t>
        </w:r>
      </w:ins>
      <w:moveTo w:id="779" w:author="Microsoft Office User" w:date="2019-10-23T14:16:00Z">
        <w:del w:id="780" w:author="Microsoft Office User" w:date="2019-10-25T13:41:00Z">
          <w:r w:rsidRPr="00980D34" w:rsidDel="00BC741B">
            <w:delText>NO3</w:delText>
          </w:r>
        </w:del>
        <w:r w:rsidRPr="00980D34">
          <w:t xml:space="preserve"> concentrations were highest in the winter</w:t>
        </w:r>
        <w:del w:id="781" w:author="Microsoft Office User" w:date="2019-10-25T13:41:00Z">
          <w:r w:rsidRPr="00980D34" w:rsidDel="00BC741B">
            <w:delText>, this corresponds with extreme weather conditions</w:delText>
          </w:r>
        </w:del>
        <w:r>
          <w:t xml:space="preserve">. On the other hand, concentrations </w:t>
        </w:r>
        <w:r w:rsidRPr="00980D34">
          <w:t>are highest during the summer in the recent decade (fig 1</w:t>
        </w:r>
        <w:r>
          <w:t>2</w:t>
        </w:r>
        <w:r w:rsidRPr="00980D34">
          <w:t xml:space="preserve">a). </w:t>
        </w:r>
        <w:del w:id="782" w:author="Microsoft Office User" w:date="2019-10-25T13:42:00Z">
          <w:r w:rsidRPr="00980D34" w:rsidDel="00BC741B">
            <w:delText>Hover</w:delText>
          </w:r>
        </w:del>
        <w:r w:rsidRPr="00980D34">
          <w:t xml:space="preserve"> </w:t>
        </w:r>
      </w:moveTo>
      <w:ins w:id="783" w:author="Microsoft Office User" w:date="2019-10-25T13:42:00Z">
        <w:r w:rsidR="00BC741B">
          <w:t>M</w:t>
        </w:r>
      </w:ins>
      <w:moveTo w:id="784" w:author="Microsoft Office User" w:date="2019-10-23T14:16:00Z">
        <w:del w:id="785" w:author="Microsoft Office User" w:date="2019-10-25T13:42:00Z">
          <w:r w:rsidRPr="00980D34" w:rsidDel="00BC741B">
            <w:delText>m</w:delText>
          </w:r>
        </w:del>
        <w:r w:rsidRPr="00980D34">
          <w:t>edian concentration</w:t>
        </w:r>
      </w:moveTo>
      <w:ins w:id="786" w:author="Microsoft Office User" w:date="2019-10-25T13:42:00Z">
        <w:r w:rsidR="00BC741B">
          <w:t>s</w:t>
        </w:r>
      </w:ins>
      <w:moveTo w:id="787" w:author="Microsoft Office User" w:date="2019-10-23T14:16:00Z">
        <w:del w:id="788" w:author="Microsoft Office User" w:date="2019-10-25T13:42:00Z">
          <w:r w:rsidRPr="00980D34" w:rsidDel="00BC741B">
            <w:delText>s</w:delText>
          </w:r>
        </w:del>
        <w:r w:rsidRPr="00980D34">
          <w:t xml:space="preserve"> difference between the early and recent decade are only significant in the months of February and July through September (</w:t>
        </w:r>
        <w:r w:rsidRPr="002B7D36">
          <w:rPr>
            <w:color w:val="FF0000"/>
            <w:highlight w:val="yellow"/>
          </w:rPr>
          <w:t>fig 12c</w:t>
        </w:r>
        <w:r w:rsidRPr="00980D34">
          <w:t xml:space="preserve">). </w:t>
        </w:r>
      </w:moveTo>
    </w:p>
    <w:p w14:paraId="333D45BF" w14:textId="77777777" w:rsidR="00BC741B" w:rsidRDefault="00BC741B">
      <w:pPr>
        <w:autoSpaceDE w:val="0"/>
        <w:autoSpaceDN w:val="0"/>
        <w:adjustRightInd w:val="0"/>
        <w:ind w:firstLine="720"/>
        <w:rPr>
          <w:moveTo w:id="789" w:author="Microsoft Office User" w:date="2019-10-23T14:16:00Z"/>
        </w:rPr>
        <w:pPrChange w:id="790" w:author="Microsoft Office User" w:date="2019-10-25T12:26:00Z">
          <w:pPr>
            <w:autoSpaceDE w:val="0"/>
            <w:autoSpaceDN w:val="0"/>
            <w:adjustRightInd w:val="0"/>
          </w:pPr>
        </w:pPrChange>
      </w:pPr>
    </w:p>
    <w:p w14:paraId="229CFC3D" w14:textId="18DC6C71" w:rsidR="00F3452C" w:rsidRDefault="00F3452C" w:rsidP="00F3452C">
      <w:pPr>
        <w:autoSpaceDE w:val="0"/>
        <w:autoSpaceDN w:val="0"/>
        <w:adjustRightInd w:val="0"/>
        <w:rPr>
          <w:moveTo w:id="791" w:author="Microsoft Office User" w:date="2019-10-23T14:16:00Z"/>
        </w:rPr>
      </w:pPr>
      <w:moveTo w:id="792" w:author="Microsoft Office User" w:date="2019-10-23T14:16:00Z">
        <w:r w:rsidRPr="001977B8">
          <w:t xml:space="preserve">Estimated annual concentrations and loads for </w:t>
        </w:r>
        <w:r>
          <w:t>ammonium</w:t>
        </w:r>
        <w:del w:id="793" w:author="Microsoft Office User" w:date="2019-10-25T13:43:00Z">
          <w:r w:rsidRPr="001977B8" w:rsidDel="00BC741B">
            <w:delText xml:space="preserve"> NH4</w:delText>
          </w:r>
        </w:del>
        <w:r w:rsidRPr="001977B8">
          <w:t xml:space="preserve"> show a different pattern than that of </w:t>
        </w:r>
      </w:moveTo>
      <w:ins w:id="794" w:author="Microsoft Office User" w:date="2019-10-25T13:43:00Z">
        <w:r w:rsidR="00BC741B">
          <w:t>nitrate</w:t>
        </w:r>
      </w:ins>
      <w:moveTo w:id="795" w:author="Microsoft Office User" w:date="2019-10-23T14:16:00Z">
        <w:del w:id="796" w:author="Microsoft Office User" w:date="2019-10-25T13:43:00Z">
          <w:r w:rsidRPr="001977B8" w:rsidDel="00BC741B">
            <w:delText>NO3</w:delText>
          </w:r>
        </w:del>
        <w:r w:rsidRPr="001977B8">
          <w:t xml:space="preserve"> (</w:t>
        </w:r>
        <w:r>
          <w:rPr>
            <w:color w:val="FF0000"/>
            <w:highlight w:val="yellow"/>
          </w:rPr>
          <w:t>f</w:t>
        </w:r>
        <w:r w:rsidRPr="002B7D36">
          <w:rPr>
            <w:color w:val="FF0000"/>
            <w:highlight w:val="yellow"/>
          </w:rPr>
          <w:t>igs 11c and 11d</w:t>
        </w:r>
        <w:r w:rsidRPr="001977B8">
          <w:t xml:space="preserve">). Results show </w:t>
        </w:r>
        <w:r>
          <w:t>great variation in concentrations during the early time period 1975-1985 and for loads during 1985-1995 time</w:t>
        </w:r>
        <w:del w:id="797" w:author="Microsoft Office User" w:date="2019-10-25T13:44:00Z">
          <w:r w:rsidDel="00BC741B">
            <w:delText xml:space="preserve"> period due to </w:delText>
          </w:r>
          <w:r w:rsidRPr="007C3A73" w:rsidDel="00BC741B">
            <w:delText>extreme variability</w:delText>
          </w:r>
          <w:r w:rsidDel="00BC741B">
            <w:delText xml:space="preserve"> </w:delText>
          </w:r>
          <w:r w:rsidRPr="007C3A73" w:rsidDel="00BC741B">
            <w:delText>in data</w:delText>
          </w:r>
        </w:del>
        <w:r>
          <w:t xml:space="preserve">. </w:t>
        </w:r>
        <w:del w:id="798" w:author="Microsoft Office User" w:date="2019-10-25T13:44:00Z">
          <w:r w:rsidDel="00BC741B">
            <w:delText xml:space="preserve">This is reflected with the wide 90% confidence band around both time periods and the fact that most of the </w:delText>
          </w:r>
          <w:r w:rsidRPr="007C3A73" w:rsidDel="00BC741B">
            <w:delText>individual</w:delText>
          </w:r>
          <w:r w:rsidDel="00BC741B">
            <w:delText xml:space="preserve"> </w:delText>
          </w:r>
          <w:r w:rsidRPr="007C3A73" w:rsidDel="00BC741B">
            <w:delText>yearly estimates in these figures lie</w:delText>
          </w:r>
          <w:r w:rsidDel="00BC741B">
            <w:delText xml:space="preserve"> </w:delText>
          </w:r>
          <w:r w:rsidRPr="007C3A73" w:rsidDel="00BC741B">
            <w:delText>outside the confidence band.</w:delText>
          </w:r>
          <w:r w:rsidDel="00BC741B">
            <w:delText xml:space="preserve"> </w:delText>
          </w:r>
        </w:del>
        <w:r>
          <w:t xml:space="preserve">The </w:t>
        </w:r>
      </w:moveTo>
      <w:ins w:id="799" w:author="Microsoft Office User" w:date="2019-10-25T13:44:00Z">
        <w:r w:rsidR="00BC741B">
          <w:t>ammonium</w:t>
        </w:r>
      </w:ins>
      <w:moveTo w:id="800" w:author="Microsoft Office User" w:date="2019-10-23T14:16:00Z">
        <w:del w:id="801" w:author="Microsoft Office User" w:date="2019-10-25T13:44:00Z">
          <w:r w:rsidDel="00BC741B">
            <w:delText>NH4</w:delText>
          </w:r>
        </w:del>
        <w:r>
          <w:t xml:space="preserve"> concentration</w:t>
        </w:r>
      </w:moveTo>
      <w:ins w:id="802" w:author="Microsoft Office User" w:date="2019-10-25T13:44:00Z">
        <w:r w:rsidR="00BC741B">
          <w:t>s</w:t>
        </w:r>
      </w:ins>
      <w:moveTo w:id="803" w:author="Microsoft Office User" w:date="2019-10-23T14:16:00Z">
        <w:del w:id="804" w:author="Microsoft Office User" w:date="2019-10-25T13:44:00Z">
          <w:r w:rsidDel="00BC741B">
            <w:delText>s</w:delText>
          </w:r>
        </w:del>
        <w:r>
          <w:t xml:space="preserve"> decline </w:t>
        </w:r>
        <w:del w:id="805" w:author="Microsoft Office User" w:date="2019-10-25T13:44:00Z">
          <w:r w:rsidDel="00BC741B">
            <w:delText xml:space="preserve">greatly </w:delText>
          </w:r>
        </w:del>
        <w:r>
          <w:t xml:space="preserve">starting in 1995 </w:t>
        </w:r>
        <w:del w:id="806" w:author="Microsoft Office User" w:date="2019-10-25T13:44:00Z">
          <w:r w:rsidDel="00BC741B">
            <w:delText>however, variation in concentrations seam to be minimal as reflected by the thin confidence band showed in</w:delText>
          </w:r>
        </w:del>
      </w:moveTo>
      <w:ins w:id="807" w:author="Microsoft Office User" w:date="2019-10-25T13:44:00Z">
        <w:r w:rsidR="00BC741B">
          <w:t>and continue to decline for the remainder of the per</w:t>
        </w:r>
      </w:ins>
      <w:ins w:id="808" w:author="Microsoft Office User" w:date="2019-10-25T13:45:00Z">
        <w:r w:rsidR="00BC741B">
          <w:t>iod of record</w:t>
        </w:r>
      </w:ins>
      <w:moveTo w:id="809" w:author="Microsoft Office User" w:date="2019-10-23T14:16:00Z">
        <w:r>
          <w:t xml:space="preserve"> </w:t>
        </w:r>
      </w:moveTo>
      <w:ins w:id="810" w:author="Microsoft Office User" w:date="2019-10-25T13:45:00Z">
        <w:r w:rsidR="00BC741B">
          <w:t>(</w:t>
        </w:r>
      </w:ins>
      <w:moveTo w:id="811" w:author="Microsoft Office User" w:date="2019-10-23T14:16:00Z">
        <w:r>
          <w:t>figure 11c</w:t>
        </w:r>
      </w:moveTo>
      <w:ins w:id="812" w:author="Microsoft Office User" w:date="2019-10-25T13:45:00Z">
        <w:r w:rsidR="00BC741B">
          <w:t>)</w:t>
        </w:r>
      </w:ins>
      <w:moveTo w:id="813" w:author="Microsoft Office User" w:date="2019-10-23T14:16:00Z">
        <w:r>
          <w:t>. Variation in estimated loads remain similar throughout the 1970-2019 period (fig 11d).</w:t>
        </w:r>
      </w:moveTo>
    </w:p>
    <w:p w14:paraId="3127E26C" w14:textId="77777777" w:rsidR="00BC741B" w:rsidRDefault="00BC741B" w:rsidP="00F3452C">
      <w:pPr>
        <w:autoSpaceDE w:val="0"/>
        <w:autoSpaceDN w:val="0"/>
        <w:adjustRightInd w:val="0"/>
        <w:rPr>
          <w:ins w:id="814" w:author="Microsoft Office User" w:date="2019-10-25T13:45:00Z"/>
        </w:rPr>
      </w:pPr>
    </w:p>
    <w:p w14:paraId="7B85819B" w14:textId="72023DB6" w:rsidR="00F3452C" w:rsidDel="00BC741B" w:rsidRDefault="00F3452C">
      <w:pPr>
        <w:autoSpaceDE w:val="0"/>
        <w:autoSpaceDN w:val="0"/>
        <w:adjustRightInd w:val="0"/>
        <w:ind w:firstLine="720"/>
        <w:rPr>
          <w:del w:id="815" w:author="Microsoft Office User" w:date="2019-10-25T13:45:00Z"/>
          <w:moveTo w:id="816" w:author="Microsoft Office User" w:date="2019-10-23T14:16:00Z"/>
        </w:rPr>
        <w:pPrChange w:id="817" w:author="Microsoft Office User" w:date="2019-10-25T13:45:00Z">
          <w:pPr>
            <w:autoSpaceDE w:val="0"/>
            <w:autoSpaceDN w:val="0"/>
            <w:adjustRightInd w:val="0"/>
          </w:pPr>
        </w:pPrChange>
      </w:pPr>
      <w:moveTo w:id="818" w:author="Microsoft Office User" w:date="2019-10-23T14:16:00Z">
        <w:del w:id="819" w:author="Microsoft Office User" w:date="2019-10-25T13:45:00Z">
          <w:r w:rsidDel="00BC741B">
            <w:delText>R</w:delText>
          </w:r>
          <w:r w:rsidRPr="009D7852" w:rsidDel="00BC741B">
            <w:delText xml:space="preserve">esults of the </w:delText>
          </w:r>
        </w:del>
        <w:del w:id="820" w:author="Microsoft Office User" w:date="2019-10-24T11:29:00Z">
          <w:r w:rsidRPr="009D7852" w:rsidDel="00A00EE4">
            <w:delText>EGRIT</w:delText>
          </w:r>
        </w:del>
        <w:del w:id="821" w:author="Microsoft Office User" w:date="2019-10-25T13:45:00Z">
          <w:r w:rsidRPr="009D7852" w:rsidDel="00BC741B">
            <w:delText>ci test showing</w:delText>
          </w:r>
        </w:del>
      </w:moveTo>
      <w:ins w:id="822" w:author="Microsoft Office User" w:date="2019-10-25T13:45:00Z">
        <w:r w:rsidR="00BC741B">
          <w:t xml:space="preserve">There is </w:t>
        </w:r>
      </w:ins>
      <w:moveTo w:id="823" w:author="Microsoft Office User" w:date="2019-10-23T14:16:00Z">
        <w:r w:rsidRPr="009D7852">
          <w:t xml:space="preserve"> a “</w:t>
        </w:r>
        <w:r w:rsidRPr="00B2120A">
          <w:rPr>
            <w:highlight w:val="yellow"/>
          </w:rPr>
          <w:t>highly likely</w:t>
        </w:r>
        <w:r w:rsidRPr="009D7852">
          <w:t>” decr</w:t>
        </w:r>
      </w:moveTo>
      <w:ins w:id="824" w:author="Microsoft Office User" w:date="2019-10-25T13:45:00Z">
        <w:r w:rsidR="00BC741B">
          <w:t>ease</w:t>
        </w:r>
      </w:ins>
      <w:moveTo w:id="825" w:author="Microsoft Office User" w:date="2019-10-23T14:16:00Z">
        <w:del w:id="826" w:author="Microsoft Office User" w:date="2019-10-25T13:45:00Z">
          <w:r w:rsidRPr="009D7852" w:rsidDel="00BC741B">
            <w:delText>ees</w:delText>
          </w:r>
        </w:del>
        <w:r w:rsidRPr="009D7852">
          <w:t xml:space="preserve"> in</w:t>
        </w:r>
        <w:r>
          <w:t xml:space="preserve"> both</w:t>
        </w:r>
        <w:r w:rsidRPr="009D7852">
          <w:t xml:space="preserve"> concentration (about 0.</w:t>
        </w:r>
        <w:r>
          <w:t>11</w:t>
        </w:r>
        <w:r w:rsidRPr="009D7852">
          <w:t xml:space="preserve"> mg/l) and loads (about 0.2</w:t>
        </w:r>
        <w:r>
          <w:t>6</w:t>
        </w:r>
        <w:r w:rsidRPr="009D7852">
          <w:t xml:space="preserve"> million kg/Year) over the 1970-2019 period (Table 1).</w:t>
        </w:r>
      </w:moveTo>
      <w:ins w:id="827" w:author="Microsoft Office User" w:date="2019-10-25T13:45:00Z">
        <w:r w:rsidR="00BC741B">
          <w:t xml:space="preserve"> </w:t>
        </w:r>
      </w:ins>
    </w:p>
    <w:p w14:paraId="4BCA0228" w14:textId="133CD5C2" w:rsidR="00F3452C" w:rsidRDefault="00F3452C" w:rsidP="00BC741B">
      <w:pPr>
        <w:autoSpaceDE w:val="0"/>
        <w:autoSpaceDN w:val="0"/>
        <w:adjustRightInd w:val="0"/>
        <w:ind w:firstLine="720"/>
        <w:rPr>
          <w:ins w:id="828" w:author="Microsoft Office User" w:date="2019-10-25T13:46:00Z"/>
        </w:rPr>
      </w:pPr>
      <w:moveTo w:id="829" w:author="Microsoft Office User" w:date="2019-10-23T14:16:00Z">
        <w:r>
          <w:t xml:space="preserve">Results from the </w:t>
        </w:r>
        <w:r w:rsidRPr="00980D34">
          <w:t>Mann-Whitney-Wilcoxon Rank Sum test</w:t>
        </w:r>
        <w:r>
          <w:t xml:space="preserve"> show that </w:t>
        </w:r>
      </w:moveTo>
      <w:ins w:id="830" w:author="Microsoft Office User" w:date="2019-10-25T13:46:00Z">
        <w:r w:rsidR="00BC741B">
          <w:t>ammonium</w:t>
        </w:r>
      </w:ins>
      <w:moveTo w:id="831" w:author="Microsoft Office User" w:date="2019-10-23T14:16:00Z">
        <w:del w:id="832" w:author="Microsoft Office User" w:date="2019-10-25T13:46:00Z">
          <w:r w:rsidDel="00BC741B">
            <w:delText>NH</w:delText>
          </w:r>
        </w:del>
        <w:del w:id="833" w:author="Microsoft Office User" w:date="2019-10-25T13:45:00Z">
          <w:r w:rsidDel="00BC741B">
            <w:delText>4</w:delText>
          </w:r>
        </w:del>
        <w:r>
          <w:t xml:space="preserve"> </w:t>
        </w:r>
        <w:r w:rsidRPr="00980D34">
          <w:t>concentrations</w:t>
        </w:r>
      </w:moveTo>
      <w:ins w:id="834" w:author="Microsoft Office User" w:date="2019-10-25T13:46:00Z">
        <w:r w:rsidR="00BC741B">
          <w:t xml:space="preserve"> decrease</w:t>
        </w:r>
      </w:ins>
      <w:moveTo w:id="835" w:author="Microsoft Office User" w:date="2019-10-23T14:16:00Z">
        <w:del w:id="836" w:author="Microsoft Office User" w:date="2019-10-25T13:46:00Z">
          <w:r w:rsidDel="00BC741B">
            <w:delText xml:space="preserve"> decrees greatly</w:delText>
          </w:r>
        </w:del>
        <w:r>
          <w:t xml:space="preserve"> in the recent</w:t>
        </w:r>
        <w:del w:id="837" w:author="Microsoft Office User" w:date="2019-10-25T13:46:00Z">
          <w:r w:rsidDel="00BC741B">
            <w:delText xml:space="preserve"> decade</w:delText>
          </w:r>
          <w:r w:rsidRPr="00980D34" w:rsidDel="00BC741B">
            <w:delText xml:space="preserve"> </w:delText>
          </w:r>
          <w:r w:rsidDel="00BC741B">
            <w:delText xml:space="preserve">this could be caused by the </w:delText>
          </w:r>
          <w:r w:rsidRPr="00370560" w:rsidDel="00BC741B">
            <w:delText>City of Stockton WWTP facility upgrades that took place in 2006</w:delText>
          </w:r>
        </w:del>
        <w:r w:rsidRPr="00370560">
          <w:t xml:space="preserve">. Unlike </w:t>
        </w:r>
      </w:moveTo>
      <w:ins w:id="838" w:author="Microsoft Office User" w:date="2019-10-25T13:46:00Z">
        <w:r w:rsidR="00BC741B">
          <w:t>nitrate</w:t>
        </w:r>
      </w:ins>
      <w:moveTo w:id="839" w:author="Microsoft Office User" w:date="2019-10-23T14:16:00Z">
        <w:del w:id="840" w:author="Microsoft Office User" w:date="2019-10-25T13:46:00Z">
          <w:r w:rsidRPr="00370560" w:rsidDel="00BC741B">
            <w:delText>NO3</w:delText>
          </w:r>
        </w:del>
        <w:r w:rsidRPr="00370560">
          <w:t xml:space="preserve">; the difference between the early and recent </w:t>
        </w:r>
        <w:r w:rsidRPr="00980D34">
          <w:t xml:space="preserve">decade </w:t>
        </w:r>
        <w:r>
          <w:t xml:space="preserve">in NH4 concentrations </w:t>
        </w:r>
        <w:r w:rsidRPr="00980D34">
          <w:t xml:space="preserve">are significant </w:t>
        </w:r>
        <w:r>
          <w:t xml:space="preserve">for all months of the year, with high </w:t>
        </w:r>
      </w:moveTo>
      <w:ins w:id="841" w:author="Microsoft Office User" w:date="2019-10-25T13:46:00Z">
        <w:r w:rsidR="00BC741B">
          <w:t>ammonium</w:t>
        </w:r>
      </w:ins>
      <w:moveTo w:id="842" w:author="Microsoft Office User" w:date="2019-10-23T14:16:00Z">
        <w:del w:id="843" w:author="Microsoft Office User" w:date="2019-10-25T13:46:00Z">
          <w:r w:rsidDel="00BC741B">
            <w:delText>NH4</w:delText>
          </w:r>
        </w:del>
        <w:r>
          <w:t xml:space="preserve"> concentrations in winter for the early decade and in summer for the recent decade </w:t>
        </w:r>
        <w:r w:rsidRPr="00684A2D">
          <w:rPr>
            <w:highlight w:val="yellow"/>
          </w:rPr>
          <w:t>(</w:t>
        </w:r>
        <w:r w:rsidRPr="002B7D36">
          <w:rPr>
            <w:color w:val="FF0000"/>
            <w:highlight w:val="yellow"/>
          </w:rPr>
          <w:t>fig 12d</w:t>
        </w:r>
        <w:r w:rsidRPr="00684A2D">
          <w:rPr>
            <w:highlight w:val="yellow"/>
          </w:rPr>
          <w:t>)</w:t>
        </w:r>
        <w:r>
          <w:t xml:space="preserve">. </w:t>
        </w:r>
      </w:moveTo>
    </w:p>
    <w:p w14:paraId="1FE11C04" w14:textId="77777777" w:rsidR="00D323FE" w:rsidRDefault="00D323FE">
      <w:pPr>
        <w:autoSpaceDE w:val="0"/>
        <w:autoSpaceDN w:val="0"/>
        <w:adjustRightInd w:val="0"/>
        <w:ind w:firstLine="720"/>
        <w:rPr>
          <w:moveTo w:id="844" w:author="Microsoft Office User" w:date="2019-10-23T14:16:00Z"/>
        </w:rPr>
        <w:pPrChange w:id="845" w:author="Microsoft Office User" w:date="2019-10-25T13:45:00Z">
          <w:pPr>
            <w:autoSpaceDE w:val="0"/>
            <w:autoSpaceDN w:val="0"/>
            <w:adjustRightInd w:val="0"/>
          </w:pPr>
        </w:pPrChange>
      </w:pPr>
    </w:p>
    <w:p w14:paraId="25C41C24" w14:textId="77777777" w:rsidR="00CE19A7" w:rsidRDefault="00F3452C" w:rsidP="00D323FE">
      <w:pPr>
        <w:autoSpaceDE w:val="0"/>
        <w:autoSpaceDN w:val="0"/>
        <w:adjustRightInd w:val="0"/>
        <w:ind w:firstLine="720"/>
        <w:rPr>
          <w:ins w:id="846" w:author="Microsoft Office User" w:date="2019-10-25T13:50:00Z"/>
        </w:rPr>
      </w:pPr>
      <w:moveTo w:id="847" w:author="Microsoft Office User" w:date="2019-10-23T14:16:00Z">
        <w:r w:rsidRPr="00863540">
          <w:t>T</w:t>
        </w:r>
      </w:moveTo>
      <w:ins w:id="848" w:author="Microsoft Office User" w:date="2019-10-25T13:49:00Z">
        <w:r w:rsidR="00D323FE">
          <w:t xml:space="preserve">otal Kjeldahl nitrogen </w:t>
        </w:r>
      </w:ins>
      <w:moveTo w:id="849" w:author="Microsoft Office User" w:date="2019-10-23T14:16:00Z">
        <w:del w:id="850" w:author="Microsoft Office User" w:date="2019-10-25T13:49:00Z">
          <w:r w:rsidRPr="00863540" w:rsidDel="00D323FE">
            <w:delText>KN</w:delText>
          </w:r>
        </w:del>
        <w:r w:rsidRPr="00863540">
          <w:t xml:space="preserve"> concentrations and loads decreased continuously throughout the 1970-2019 period </w:t>
        </w:r>
        <w:del w:id="851" w:author="Microsoft Office User" w:date="2019-10-25T13:50:00Z">
          <w:r w:rsidRPr="00863540" w:rsidDel="00CE19A7">
            <w:delText xml:space="preserve">with a larger vernation in the early decade reflected in the wide </w:delText>
          </w:r>
          <w:r w:rsidDel="00CE19A7">
            <w:delText>90%</w:delText>
          </w:r>
          <w:r w:rsidRPr="00863540" w:rsidDel="00CE19A7">
            <w:delText xml:space="preserve"> confidence band</w:delText>
          </w:r>
        </w:del>
      </w:moveTo>
      <w:ins w:id="852" w:author="Microsoft Office User" w:date="2019-10-25T13:50:00Z">
        <w:r w:rsidR="00CE19A7">
          <w:t>similar to that for ammonium</w:t>
        </w:r>
      </w:ins>
      <w:moveTo w:id="853" w:author="Microsoft Office User" w:date="2019-10-23T14:16:00Z">
        <w:r w:rsidRPr="00863540">
          <w:t xml:space="preserve"> (Fig 11e, and 11f). </w:t>
        </w:r>
        <w:del w:id="854" w:author="Microsoft Office User" w:date="2019-10-25T13:50:00Z">
          <w:r w:rsidRPr="00863540" w:rsidDel="00CE19A7">
            <w:delText xml:space="preserve">This variation is more significant for loads, where results of the </w:delText>
          </w:r>
        </w:del>
        <w:del w:id="855" w:author="Microsoft Office User" w:date="2019-10-24T11:29:00Z">
          <w:r w:rsidRPr="00863540" w:rsidDel="00A00EE4">
            <w:delText>EGRIT</w:delText>
          </w:r>
        </w:del>
        <w:del w:id="856" w:author="Microsoft Office User" w:date="2019-10-25T13:50:00Z">
          <w:r w:rsidRPr="00863540" w:rsidDel="00CE19A7">
            <w:delText xml:space="preserve">ci test show most individual load estimates lie outside the </w:delText>
          </w:r>
          <w:r w:rsidDel="00CE19A7">
            <w:delText>90%</w:delText>
          </w:r>
          <w:r w:rsidRPr="00863540" w:rsidDel="00CE19A7">
            <w:delText xml:space="preserve"> confidence band. </w:delText>
          </w:r>
        </w:del>
        <w:r w:rsidRPr="00863540">
          <w:t xml:space="preserve">Results from the </w:t>
        </w:r>
        <w:del w:id="857" w:author="Microsoft Office User" w:date="2019-10-24T11:29:00Z">
          <w:r w:rsidRPr="00863540" w:rsidDel="00A00EE4">
            <w:delText>EGRIT</w:delText>
          </w:r>
        </w:del>
      </w:moveTo>
      <w:ins w:id="858" w:author="Microsoft Office User" w:date="2019-10-24T11:29:00Z">
        <w:r w:rsidR="00A00EE4">
          <w:t>EGRET</w:t>
        </w:r>
      </w:ins>
      <w:moveTo w:id="859" w:author="Microsoft Office User" w:date="2019-10-23T14:16:00Z">
        <w:r w:rsidRPr="00863540">
          <w:t>ci test also show that there is a “</w:t>
        </w:r>
        <w:r w:rsidRPr="007F01D1">
          <w:rPr>
            <w:highlight w:val="yellow"/>
          </w:rPr>
          <w:t>highly likely</w:t>
        </w:r>
        <w:r w:rsidRPr="00863540">
          <w:t>” decrease in TKN concentrations (about 0.78 mg/l) and a “</w:t>
        </w:r>
        <w:r w:rsidRPr="007F01D1">
          <w:rPr>
            <w:highlight w:val="yellow"/>
          </w:rPr>
          <w:t>very likely</w:t>
        </w:r>
        <w:r w:rsidRPr="00863540">
          <w:t>” decrease in loads (about 2.86 million kg/year) over the 1970-2019 period ((</w:t>
        </w:r>
        <w:r w:rsidRPr="00863540">
          <w:rPr>
            <w:highlight w:val="yellow"/>
          </w:rPr>
          <w:t xml:space="preserve">Table </w:t>
        </w:r>
      </w:moveTo>
      <w:ins w:id="860" w:author="Microsoft Office User" w:date="2019-10-25T13:50:00Z">
        <w:r w:rsidR="00CE19A7">
          <w:rPr>
            <w:highlight w:val="yellow"/>
          </w:rPr>
          <w:t>2</w:t>
        </w:r>
      </w:ins>
      <w:moveTo w:id="861" w:author="Microsoft Office User" w:date="2019-10-23T14:16:00Z">
        <w:del w:id="862" w:author="Microsoft Office User" w:date="2019-10-25T13:50:00Z">
          <w:r w:rsidRPr="00863540" w:rsidDel="00CE19A7">
            <w:rPr>
              <w:highlight w:val="yellow"/>
            </w:rPr>
            <w:delText>1</w:delText>
          </w:r>
        </w:del>
        <w:r w:rsidRPr="00863540">
          <w:t>).</w:t>
        </w:r>
        <w:r>
          <w:t xml:space="preserve"> </w:t>
        </w:r>
      </w:moveTo>
    </w:p>
    <w:p w14:paraId="7788639D" w14:textId="77777777" w:rsidR="00CE19A7" w:rsidRDefault="00CE19A7" w:rsidP="00D323FE">
      <w:pPr>
        <w:autoSpaceDE w:val="0"/>
        <w:autoSpaceDN w:val="0"/>
        <w:adjustRightInd w:val="0"/>
        <w:ind w:firstLine="720"/>
        <w:rPr>
          <w:ins w:id="863" w:author="Microsoft Office User" w:date="2019-10-25T13:50:00Z"/>
        </w:rPr>
      </w:pPr>
    </w:p>
    <w:p w14:paraId="1FC19346" w14:textId="14B20F40" w:rsidR="00F3452C" w:rsidRPr="00370560" w:rsidRDefault="00F3452C">
      <w:pPr>
        <w:autoSpaceDE w:val="0"/>
        <w:autoSpaceDN w:val="0"/>
        <w:adjustRightInd w:val="0"/>
        <w:ind w:firstLine="720"/>
        <w:rPr>
          <w:moveTo w:id="864" w:author="Microsoft Office User" w:date="2019-10-23T14:16:00Z"/>
        </w:rPr>
        <w:pPrChange w:id="865" w:author="Microsoft Office User" w:date="2019-10-25T13:47:00Z">
          <w:pPr>
            <w:autoSpaceDE w:val="0"/>
            <w:autoSpaceDN w:val="0"/>
            <w:adjustRightInd w:val="0"/>
          </w:pPr>
        </w:pPrChange>
      </w:pPr>
      <w:moveTo w:id="866" w:author="Microsoft Office User" w:date="2019-10-23T14:16:00Z">
        <w:r>
          <w:t xml:space="preserve"> </w:t>
        </w:r>
        <w:r w:rsidRPr="00370560">
          <w:t>Trends in O</w:t>
        </w:r>
      </w:moveTo>
      <w:ins w:id="867" w:author="Microsoft Office User" w:date="2019-10-25T13:50:00Z">
        <w:r w:rsidR="00CE19A7">
          <w:t>P</w:t>
        </w:r>
      </w:ins>
      <w:moveTo w:id="868" w:author="Microsoft Office User" w:date="2019-10-23T14:16:00Z">
        <w:del w:id="869" w:author="Microsoft Office User" w:date="2019-10-25T13:50:00Z">
          <w:r w:rsidRPr="00370560" w:rsidDel="00CE19A7">
            <w:delText>p</w:delText>
          </w:r>
        </w:del>
        <w:r w:rsidRPr="00370560">
          <w:t xml:space="preserve"> concentrations and loads </w:t>
        </w:r>
        <w:del w:id="870" w:author="Microsoft Office User" w:date="2019-10-23T14:24:00Z">
          <w:r w:rsidRPr="00370560" w:rsidDel="00EE393F">
            <w:delText>fallow</w:delText>
          </w:r>
        </w:del>
      </w:moveTo>
      <w:ins w:id="871" w:author="Microsoft Office User" w:date="2019-10-23T14:24:00Z">
        <w:r w:rsidR="00EE393F">
          <w:t>follow</w:t>
        </w:r>
      </w:ins>
      <w:moveTo w:id="872" w:author="Microsoft Office User" w:date="2019-10-23T14:16:00Z">
        <w:r w:rsidRPr="00370560">
          <w:t xml:space="preserve">ed a similar pattern over the 1970-2019 period. Results from the </w:t>
        </w:r>
        <w:del w:id="873" w:author="Microsoft Office User" w:date="2019-10-24T11:29:00Z">
          <w:r w:rsidRPr="00370560" w:rsidDel="00A00EE4">
            <w:delText>EGRIT</w:delText>
          </w:r>
        </w:del>
      </w:moveTo>
      <w:ins w:id="874" w:author="Microsoft Office User" w:date="2019-10-24T11:29:00Z">
        <w:r w:rsidR="00A00EE4">
          <w:t>EGRET</w:t>
        </w:r>
      </w:ins>
      <w:moveTo w:id="875" w:author="Microsoft Office User" w:date="2019-10-23T14:16:00Z">
        <w:r w:rsidRPr="00370560">
          <w:t>ci test showed a</w:t>
        </w:r>
        <w:del w:id="876" w:author="Microsoft Office User" w:date="2019-10-25T13:50:00Z">
          <w:r w:rsidRPr="00370560" w:rsidDel="0070114D">
            <w:delText xml:space="preserve"> weak</w:delText>
          </w:r>
        </w:del>
        <w:r w:rsidRPr="00370560">
          <w:t xml:space="preserve"> “likely” decline in both concentrations and loads for the 1970-2019 period (about 0.01 mg/l in concentrations and 0.05 million kg/year in loads). </w:t>
        </w:r>
        <w:del w:id="877" w:author="Microsoft Office User" w:date="2019-10-24T11:29:00Z">
          <w:r w:rsidRPr="00370560" w:rsidDel="00A00EE4">
            <w:delText>EGRIT</w:delText>
          </w:r>
        </w:del>
        <w:del w:id="878" w:author="Microsoft Office User" w:date="2019-10-25T13:51:00Z">
          <w:r w:rsidRPr="00370560" w:rsidDel="0070114D">
            <w:delText>ci test results also showed a greater variation in estimated annual OP loads reflected in that most of the observation call outside the 90% confident band (fig 11g and 11h).</w:delText>
          </w:r>
        </w:del>
        <w:r w:rsidRPr="00370560">
          <w:t xml:space="preserve"> </w:t>
        </w:r>
      </w:moveTo>
    </w:p>
    <w:p w14:paraId="2A76F3B4" w14:textId="77777777" w:rsidR="0070114D" w:rsidRDefault="00F3452C" w:rsidP="00F3452C">
      <w:pPr>
        <w:autoSpaceDE w:val="0"/>
        <w:autoSpaceDN w:val="0"/>
        <w:adjustRightInd w:val="0"/>
        <w:rPr>
          <w:ins w:id="879" w:author="Microsoft Office User" w:date="2019-10-25T13:51:00Z"/>
        </w:rPr>
      </w:pPr>
      <w:moveTo w:id="880" w:author="Microsoft Office User" w:date="2019-10-23T14:16:00Z">
        <w:r w:rsidRPr="009743F4">
          <w:lastRenderedPageBreak/>
          <w:t xml:space="preserve">Trends in TP concentration and loads </w:t>
        </w:r>
        <w:del w:id="881" w:author="Microsoft Office User" w:date="2019-10-23T14:24:00Z">
          <w:r w:rsidRPr="009743F4" w:rsidDel="00EE393F">
            <w:delText>fallow</w:delText>
          </w:r>
        </w:del>
      </w:moveTo>
      <w:ins w:id="882" w:author="Microsoft Office User" w:date="2019-10-23T14:24:00Z">
        <w:r w:rsidR="00EE393F">
          <w:t>follow</w:t>
        </w:r>
      </w:ins>
      <w:moveTo w:id="883" w:author="Microsoft Office User" w:date="2019-10-23T14:16:00Z">
        <w:r w:rsidRPr="009743F4">
          <w:t xml:space="preserve"> a similar pattern to that of OP with a greater variation in TP concentrations in the mid-80s reflected in the wide 90% confidence band (fig 11j). </w:t>
        </w:r>
      </w:moveTo>
    </w:p>
    <w:p w14:paraId="57889CA8" w14:textId="77777777" w:rsidR="0070114D" w:rsidRDefault="0070114D" w:rsidP="00F3452C">
      <w:pPr>
        <w:autoSpaceDE w:val="0"/>
        <w:autoSpaceDN w:val="0"/>
        <w:adjustRightInd w:val="0"/>
        <w:rPr>
          <w:ins w:id="884" w:author="Microsoft Office User" w:date="2019-10-25T13:51:00Z"/>
        </w:rPr>
      </w:pPr>
    </w:p>
    <w:p w14:paraId="603B96A1" w14:textId="3322EDB6" w:rsidR="00F3452C" w:rsidRDefault="00F3452C">
      <w:pPr>
        <w:autoSpaceDE w:val="0"/>
        <w:autoSpaceDN w:val="0"/>
        <w:adjustRightInd w:val="0"/>
        <w:ind w:firstLine="720"/>
        <w:rPr>
          <w:ins w:id="885" w:author="Microsoft Office User" w:date="2019-10-28T08:50:00Z"/>
        </w:rPr>
      </w:pPr>
      <w:moveTo w:id="886" w:author="Microsoft Office User" w:date="2019-10-23T14:16:00Z">
        <w:r w:rsidRPr="009743F4">
          <w:t>TP concentrations increased in the early decade to reach its highest value of 0.29 mg/l in 1988</w:t>
        </w:r>
        <w:r>
          <w:t xml:space="preserve"> </w:t>
        </w:r>
        <w:del w:id="887" w:author="Microsoft Office User" w:date="2019-10-23T14:24:00Z">
          <w:r w:rsidDel="00EE393F">
            <w:delText>fallow</w:delText>
          </w:r>
        </w:del>
      </w:moveTo>
      <w:ins w:id="888" w:author="Microsoft Office User" w:date="2019-10-23T14:24:00Z">
        <w:r w:rsidR="00EE393F">
          <w:t>follow</w:t>
        </w:r>
      </w:ins>
      <w:moveTo w:id="889" w:author="Microsoft Office User" w:date="2019-10-23T14:16:00Z">
        <w:r>
          <w:t xml:space="preserve">ed by a continuance decrease in concentration though the remainder of the time period. </w:t>
        </w:r>
        <w:r w:rsidRPr="009743F4">
          <w:t xml:space="preserve"> Overall results from the </w:t>
        </w:r>
        <w:del w:id="890" w:author="Microsoft Office User" w:date="2019-10-24T11:29:00Z">
          <w:r w:rsidRPr="009743F4" w:rsidDel="00A00EE4">
            <w:delText>EGRIT</w:delText>
          </w:r>
        </w:del>
      </w:moveTo>
      <w:ins w:id="891" w:author="Microsoft Office User" w:date="2019-10-24T11:29:00Z">
        <w:r w:rsidR="00A00EE4">
          <w:t>EGRET</w:t>
        </w:r>
      </w:ins>
      <w:moveTo w:id="892" w:author="Microsoft Office User" w:date="2019-10-23T14:16:00Z">
        <w:r w:rsidRPr="009743F4">
          <w:t xml:space="preserve">ci test show that there is a </w:t>
        </w:r>
        <w:del w:id="893" w:author="Microsoft Office User" w:date="2019-10-25T13:51:00Z">
          <w:r w:rsidRPr="009743F4" w:rsidDel="0070114D">
            <w:delText>weak</w:delText>
          </w:r>
        </w:del>
        <w:r w:rsidRPr="009743F4">
          <w:t xml:space="preserve"> “</w:t>
        </w:r>
        <w:r w:rsidRPr="009743F4">
          <w:rPr>
            <w:highlight w:val="yellow"/>
          </w:rPr>
          <w:t>highly likely</w:t>
        </w:r>
        <w:r w:rsidRPr="009743F4">
          <w:t xml:space="preserve">” decline in TP concentrations about 0.09 mg/L and in loads about 0.16 million kg/year over the 1970-2019 period.   </w:t>
        </w:r>
      </w:moveTo>
    </w:p>
    <w:p w14:paraId="5E063402" w14:textId="2F062936" w:rsidR="00751380" w:rsidRDefault="00751380">
      <w:pPr>
        <w:autoSpaceDE w:val="0"/>
        <w:autoSpaceDN w:val="0"/>
        <w:adjustRightInd w:val="0"/>
        <w:ind w:firstLine="720"/>
        <w:rPr>
          <w:ins w:id="894" w:author="Microsoft Office User" w:date="2019-10-28T08:50:00Z"/>
        </w:rPr>
      </w:pPr>
    </w:p>
    <w:p w14:paraId="41651AF4" w14:textId="605AF954" w:rsidR="00590FA6" w:rsidRPr="009743F4" w:rsidDel="00860E96" w:rsidRDefault="00590FA6" w:rsidP="00F3452C">
      <w:pPr>
        <w:autoSpaceDE w:val="0"/>
        <w:autoSpaceDN w:val="0"/>
        <w:adjustRightInd w:val="0"/>
        <w:rPr>
          <w:del w:id="895" w:author="Microsoft Office User" w:date="2019-10-28T09:16:00Z"/>
          <w:moveTo w:id="896" w:author="Microsoft Office User" w:date="2019-10-23T14:16:00Z"/>
        </w:rPr>
      </w:pPr>
    </w:p>
    <w:p w14:paraId="6E4F3CAC" w14:textId="62B45559" w:rsidR="00590FA6" w:rsidRPr="008A5B96" w:rsidRDefault="00590FA6" w:rsidP="00590FA6">
      <w:pPr>
        <w:autoSpaceDE w:val="0"/>
        <w:autoSpaceDN w:val="0"/>
        <w:adjustRightInd w:val="0"/>
        <w:ind w:firstLine="720"/>
        <w:rPr>
          <w:ins w:id="897" w:author="Microsoft Office User" w:date="2019-10-24T11:38:00Z"/>
          <w:color w:val="FF0000"/>
          <w:highlight w:val="lightGray"/>
        </w:rPr>
      </w:pPr>
    </w:p>
    <w:p w14:paraId="690E9326" w14:textId="6AF5AF34" w:rsidR="00F3452C" w:rsidRPr="009743F4" w:rsidDel="00590FA6" w:rsidRDefault="00F3452C" w:rsidP="00F3452C">
      <w:pPr>
        <w:rPr>
          <w:del w:id="898" w:author="Microsoft Office User" w:date="2019-10-24T11:38:00Z"/>
          <w:moveTo w:id="899" w:author="Microsoft Office User" w:date="2019-10-23T14:16:00Z"/>
        </w:rPr>
      </w:pPr>
      <w:commentRangeStart w:id="900"/>
      <w:moveTo w:id="901" w:author="Microsoft Office User" w:date="2019-10-23T14:16:00Z">
        <w:del w:id="902" w:author="Microsoft Office User" w:date="2019-10-24T11:38:00Z">
          <w:r w:rsidRPr="00EB76F8" w:rsidDel="00590FA6">
            <w:rPr>
              <w:color w:val="FF0000"/>
              <w:highlight w:val="lightGray"/>
            </w:rPr>
            <w:lastRenderedPageBreak/>
            <w:delText>Nutrient ratios (molar) in</w:delText>
          </w:r>
          <w:commentRangeEnd w:id="900"/>
          <w:r w:rsidDel="00590FA6">
            <w:rPr>
              <w:rStyle w:val="CommentReference"/>
            </w:rPr>
            <w:commentReference w:id="900"/>
          </w:r>
        </w:del>
      </w:moveTo>
    </w:p>
    <w:p w14:paraId="6F3011E3" w14:textId="5C5A6178" w:rsidR="00F3452C" w:rsidRDefault="00F3452C" w:rsidP="00F3452C">
      <w:pPr>
        <w:rPr>
          <w:ins w:id="903" w:author="Microsoft Office User" w:date="2019-10-24T11:39:00Z"/>
          <w:highlight w:val="lightGray"/>
        </w:rPr>
      </w:pPr>
      <w:moveTo w:id="904" w:author="Microsoft Office User" w:date="2019-10-23T14:16:00Z">
        <w:r>
          <w:rPr>
            <w:noProof/>
          </w:rPr>
          <w:drawing>
            <wp:inline distT="0" distB="0" distL="0" distR="0" wp14:anchorId="685B75EA" wp14:editId="17C79031">
              <wp:extent cx="5661965" cy="801518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11_VernalisLoads_Conc.png"/>
                      <pic:cNvPicPr/>
                    </pic:nvPicPr>
                    <pic:blipFill>
                      <a:blip r:embed="rId15">
                        <a:extLst>
                          <a:ext uri="{28A0092B-C50C-407E-A947-70E740481C1C}">
                            <a14:useLocalDpi xmlns:a14="http://schemas.microsoft.com/office/drawing/2010/main" val="0"/>
                          </a:ext>
                        </a:extLst>
                      </a:blip>
                      <a:stretch>
                        <a:fillRect/>
                      </a:stretch>
                    </pic:blipFill>
                    <pic:spPr>
                      <a:xfrm>
                        <a:off x="0" y="0"/>
                        <a:ext cx="5684204" cy="8046671"/>
                      </a:xfrm>
                      <a:prstGeom prst="rect">
                        <a:avLst/>
                      </a:prstGeom>
                    </pic:spPr>
                  </pic:pic>
                </a:graphicData>
              </a:graphic>
            </wp:inline>
          </w:drawing>
        </w:r>
        <w:r>
          <w:rPr>
            <w:noProof/>
          </w:rPr>
          <w:lastRenderedPageBreak/>
          <w:drawing>
            <wp:inline distT="0" distB="0" distL="0" distR="0" wp14:anchorId="5DF356C8" wp14:editId="5B550C39">
              <wp:extent cx="5829300" cy="754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12_Vernalis_ShiftPlot.png"/>
                      <pic:cNvPicPr/>
                    </pic:nvPicPr>
                    <pic:blipFill>
                      <a:blip r:embed="rId16">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moveTo>
    </w:p>
    <w:p w14:paraId="125A2BB0" w14:textId="284AB26A" w:rsidR="00590FA6" w:rsidRDefault="00590FA6" w:rsidP="00F3452C">
      <w:pPr>
        <w:rPr>
          <w:ins w:id="905" w:author="Microsoft Office User" w:date="2019-10-24T11:39:00Z"/>
          <w:highlight w:val="lightGray"/>
        </w:rPr>
      </w:pPr>
    </w:p>
    <w:p w14:paraId="54AB5E2E" w14:textId="3B3B1D16" w:rsidR="00590FA6" w:rsidRDefault="00590FA6" w:rsidP="00F3452C">
      <w:pPr>
        <w:rPr>
          <w:ins w:id="906" w:author="Microsoft Office User" w:date="2019-10-28T09:16:00Z"/>
          <w:highlight w:val="lightGray"/>
        </w:rPr>
      </w:pPr>
    </w:p>
    <w:p w14:paraId="65D7A217" w14:textId="1C72490A" w:rsidR="00860E96" w:rsidRDefault="00860E96" w:rsidP="00F3452C">
      <w:pPr>
        <w:rPr>
          <w:ins w:id="907" w:author="Microsoft Office User" w:date="2019-10-28T09:16:00Z"/>
          <w:highlight w:val="lightGray"/>
        </w:rPr>
      </w:pPr>
    </w:p>
    <w:p w14:paraId="38DBCB4A" w14:textId="77777777" w:rsidR="00860E96" w:rsidRPr="00BD19C5" w:rsidRDefault="00860E96" w:rsidP="00860E96">
      <w:pPr>
        <w:autoSpaceDE w:val="0"/>
        <w:autoSpaceDN w:val="0"/>
        <w:adjustRightInd w:val="0"/>
        <w:rPr>
          <w:ins w:id="908" w:author="Microsoft Office User" w:date="2019-10-28T09:16:00Z"/>
          <w:i/>
          <w:iCs/>
        </w:rPr>
      </w:pPr>
      <w:ins w:id="909" w:author="Microsoft Office User" w:date="2019-10-28T09:16:00Z">
        <w:r w:rsidRPr="00BD19C5">
          <w:rPr>
            <w:i/>
            <w:iCs/>
          </w:rPr>
          <w:lastRenderedPageBreak/>
          <w:t>Nutrient Ratios</w:t>
        </w:r>
      </w:ins>
    </w:p>
    <w:p w14:paraId="6312B8DC" w14:textId="77777777" w:rsidR="00860E96" w:rsidRPr="009743F4" w:rsidRDefault="00860E96" w:rsidP="00860E96">
      <w:pPr>
        <w:autoSpaceDE w:val="0"/>
        <w:autoSpaceDN w:val="0"/>
        <w:adjustRightInd w:val="0"/>
        <w:rPr>
          <w:ins w:id="910" w:author="Microsoft Office User" w:date="2019-10-28T09:16:00Z"/>
        </w:rPr>
      </w:pPr>
    </w:p>
    <w:p w14:paraId="6768C1B3" w14:textId="77595137" w:rsidR="00860E96" w:rsidRDefault="00D142A2">
      <w:pPr>
        <w:ind w:firstLine="720"/>
        <w:rPr>
          <w:ins w:id="911" w:author="Microsoft Office User" w:date="2019-10-24T11:39:00Z"/>
          <w:highlight w:val="lightGray"/>
        </w:rPr>
        <w:pPrChange w:id="912" w:author="Microsoft Office User" w:date="2019-10-28T09:16:00Z">
          <w:pPr/>
        </w:pPrChange>
      </w:pPr>
      <w:ins w:id="913" w:author="Microsoft Office User" w:date="2019-10-28T09:20:00Z">
        <w:r>
          <w:rPr>
            <w:color w:val="FF0000"/>
            <w:highlight w:val="lightGray"/>
          </w:rPr>
          <w:t>Ratios of bioavailable nutrients have long been suggested as determining wh</w:t>
        </w:r>
      </w:ins>
      <w:ins w:id="914" w:author="Microsoft Office User" w:date="2019-10-28T13:43:00Z">
        <w:r w:rsidR="00A36EE0">
          <w:rPr>
            <w:color w:val="FF0000"/>
            <w:highlight w:val="lightGray"/>
          </w:rPr>
          <w:t>ich</w:t>
        </w:r>
      </w:ins>
      <w:ins w:id="915" w:author="Microsoft Office User" w:date="2019-10-28T09:20:00Z">
        <w:r>
          <w:rPr>
            <w:color w:val="FF0000"/>
            <w:highlight w:val="lightGray"/>
          </w:rPr>
          <w:t xml:space="preserve"> nutrient limits primary productivity </w:t>
        </w:r>
      </w:ins>
      <w:ins w:id="916" w:author="Microsoft Office User" w:date="2019-10-28T09:32:00Z">
        <w:r w:rsidR="00FA123C">
          <w:rPr>
            <w:color w:val="FF0000"/>
            <w:highlight w:val="lightGray"/>
          </w:rPr>
          <w:t xml:space="preserve">in aquatic ecosystems (Redfield, 1958).  </w:t>
        </w:r>
      </w:ins>
      <w:ins w:id="917" w:author="Microsoft Office User" w:date="2019-10-28T09:37:00Z">
        <w:r w:rsidR="00A077A8">
          <w:rPr>
            <w:color w:val="FF0000"/>
            <w:highlight w:val="lightGray"/>
          </w:rPr>
          <w:t xml:space="preserve">For marine ecosystems, it was suggested that an optimum ratio of bioavailable nitrogen to phosphorus in water is 16 moles of </w:t>
        </w:r>
      </w:ins>
      <w:ins w:id="918" w:author="Microsoft Office User" w:date="2019-10-28T13:45:00Z">
        <w:r w:rsidR="00A36EE0">
          <w:rPr>
            <w:color w:val="FF0000"/>
            <w:highlight w:val="lightGray"/>
          </w:rPr>
          <w:t xml:space="preserve">dissolved </w:t>
        </w:r>
      </w:ins>
      <w:ins w:id="919" w:author="Microsoft Office User" w:date="2019-10-28T09:37:00Z">
        <w:r w:rsidR="00A077A8">
          <w:rPr>
            <w:color w:val="FF0000"/>
            <w:highlight w:val="lightGray"/>
          </w:rPr>
          <w:t xml:space="preserve">inorganic N to one mole of </w:t>
        </w:r>
      </w:ins>
      <w:ins w:id="920" w:author="Microsoft Office User" w:date="2019-10-28T13:45:00Z">
        <w:r w:rsidR="00A36EE0">
          <w:rPr>
            <w:color w:val="FF0000"/>
            <w:highlight w:val="lightGray"/>
          </w:rPr>
          <w:t xml:space="preserve">dissolved </w:t>
        </w:r>
      </w:ins>
      <w:ins w:id="921" w:author="Microsoft Office User" w:date="2019-10-28T09:37:00Z">
        <w:r w:rsidR="00A077A8">
          <w:rPr>
            <w:color w:val="FF0000"/>
            <w:highlight w:val="lightGray"/>
          </w:rPr>
          <w:t xml:space="preserve">inorganic phosphorus (Refield, 1958).  </w:t>
        </w:r>
      </w:ins>
      <w:ins w:id="922" w:author="Microsoft Office User" w:date="2019-10-28T09:47:00Z">
        <w:r w:rsidR="001672C8">
          <w:rPr>
            <w:color w:val="FF0000"/>
            <w:highlight w:val="lightGray"/>
          </w:rPr>
          <w:t>Water with a ratio</w:t>
        </w:r>
      </w:ins>
      <w:ins w:id="923" w:author="Microsoft Office User" w:date="2019-10-28T13:46:00Z">
        <w:r w:rsidR="00C4381F">
          <w:rPr>
            <w:color w:val="FF0000"/>
            <w:highlight w:val="lightGray"/>
          </w:rPr>
          <w:t xml:space="preserve"> of less than 16 to one</w:t>
        </w:r>
      </w:ins>
      <w:ins w:id="924" w:author="Microsoft Office User" w:date="2019-10-28T09:47:00Z">
        <w:r w:rsidR="001672C8">
          <w:rPr>
            <w:color w:val="FF0000"/>
            <w:highlight w:val="lightGray"/>
          </w:rPr>
          <w:t xml:space="preserve"> are thought to be nitrogen limited, while water with a higher ratio are thought to be phosphorus limited. </w:t>
        </w:r>
      </w:ins>
      <w:ins w:id="925" w:author="Microsoft Office User" w:date="2019-10-28T09:38:00Z">
        <w:r w:rsidR="00A077A8">
          <w:rPr>
            <w:color w:val="FF0000"/>
            <w:highlight w:val="lightGray"/>
          </w:rPr>
          <w:t xml:space="preserve">This was based on the nutrient stoichiometry of </w:t>
        </w:r>
      </w:ins>
      <w:ins w:id="926" w:author="Microsoft Office User" w:date="2019-10-28T09:48:00Z">
        <w:r w:rsidR="001672C8">
          <w:rPr>
            <w:color w:val="FF0000"/>
            <w:highlight w:val="lightGray"/>
          </w:rPr>
          <w:t xml:space="preserve">marine </w:t>
        </w:r>
      </w:ins>
      <w:ins w:id="927" w:author="Microsoft Office User" w:date="2019-10-28T09:38:00Z">
        <w:r w:rsidR="00A077A8">
          <w:rPr>
            <w:color w:val="FF0000"/>
            <w:highlight w:val="lightGray"/>
          </w:rPr>
          <w:t xml:space="preserve">phytoplankton.  </w:t>
        </w:r>
      </w:ins>
      <w:ins w:id="928" w:author="Microsoft Office User" w:date="2019-10-28T09:48:00Z">
        <w:r w:rsidR="001672C8">
          <w:rPr>
            <w:color w:val="FF0000"/>
            <w:highlight w:val="lightGray"/>
          </w:rPr>
          <w:t xml:space="preserve">Although this ratio may </w:t>
        </w:r>
        <w:r w:rsidR="006F4A15">
          <w:rPr>
            <w:color w:val="FF0000"/>
            <w:highlight w:val="lightGray"/>
          </w:rPr>
          <w:t>be appropriate to determine nutrient limitation in marine aquatic ecosystems, it has been suggested that freshwater systems ha</w:t>
        </w:r>
      </w:ins>
      <w:ins w:id="929" w:author="Microsoft Office User" w:date="2019-10-28T09:49:00Z">
        <w:r w:rsidR="006F4A15">
          <w:rPr>
            <w:color w:val="FF0000"/>
            <w:highlight w:val="lightGray"/>
          </w:rPr>
          <w:t>ve a higher ratio of 24:1 (</w:t>
        </w:r>
        <w:r w:rsidR="006F4A15">
          <w:rPr>
            <w:color w:val="FF0000"/>
          </w:rPr>
          <w:t>Maranger et al., 2011)</w:t>
        </w:r>
      </w:ins>
      <w:ins w:id="930" w:author="Microsoft Office User" w:date="2019-10-28T09:50:00Z">
        <w:r w:rsidR="006F4A15">
          <w:rPr>
            <w:color w:val="FF0000"/>
          </w:rPr>
          <w:t xml:space="preserve">. </w:t>
        </w:r>
      </w:ins>
      <w:ins w:id="931" w:author="Microsoft Office User" w:date="2019-10-28T09:52:00Z">
        <w:r w:rsidR="00B47249">
          <w:rPr>
            <w:color w:val="FF0000"/>
          </w:rPr>
          <w:t xml:space="preserve">As </w:t>
        </w:r>
      </w:ins>
      <w:ins w:id="932" w:author="Microsoft Office User" w:date="2019-10-28T09:53:00Z">
        <w:r w:rsidR="00B47249">
          <w:rPr>
            <w:color w:val="FF0000"/>
          </w:rPr>
          <w:t xml:space="preserve">the wastewater treatment plant upgrades come online, the ratio of bioavailable nutrients </w:t>
        </w:r>
      </w:ins>
      <w:ins w:id="933" w:author="Microsoft Office User" w:date="2019-10-29T10:35:00Z">
        <w:r w:rsidR="00124644">
          <w:rPr>
            <w:color w:val="FF0000"/>
          </w:rPr>
          <w:t>in</w:t>
        </w:r>
      </w:ins>
      <w:ins w:id="934" w:author="Microsoft Office User" w:date="2019-10-28T09:53:00Z">
        <w:r w:rsidR="00B47249">
          <w:rPr>
            <w:color w:val="FF0000"/>
          </w:rPr>
          <w:t xml:space="preserve"> the Delta will change</w:t>
        </w:r>
      </w:ins>
      <w:ins w:id="935" w:author="Microsoft Office User" w:date="2019-10-29T10:35:00Z">
        <w:r w:rsidR="00124644">
          <w:rPr>
            <w:color w:val="FF0000"/>
          </w:rPr>
          <w:t xml:space="preserve"> because of the drop in ammoniu</w:t>
        </w:r>
      </w:ins>
      <w:ins w:id="936" w:author="Microsoft Office User" w:date="2019-10-29T10:36:00Z">
        <w:r w:rsidR="00124644">
          <w:rPr>
            <w:color w:val="FF0000"/>
          </w:rPr>
          <w:t>m and nitrate loads</w:t>
        </w:r>
      </w:ins>
      <w:ins w:id="937" w:author="Microsoft Office User" w:date="2019-10-28T09:53:00Z">
        <w:r w:rsidR="00B47249">
          <w:rPr>
            <w:color w:val="FF0000"/>
          </w:rPr>
          <w:t>.</w:t>
        </w:r>
      </w:ins>
      <w:ins w:id="938" w:author="Microsoft Office User" w:date="2019-10-28T09:54:00Z">
        <w:r w:rsidR="00B47249">
          <w:rPr>
            <w:color w:val="FF0000"/>
          </w:rPr>
          <w:t xml:space="preserve">  The ratios determined just upstream in the Sacramento River at Freeport site provide a good indication of what to expect</w:t>
        </w:r>
      </w:ins>
      <w:ins w:id="939" w:author="Microsoft Office User" w:date="2019-10-28T09:55:00Z">
        <w:r w:rsidR="00B47249">
          <w:rPr>
            <w:color w:val="FF0000"/>
          </w:rPr>
          <w:t xml:space="preserve">. Molar ratios of daily inorganic nitrogen (ammonium plus nitrate) to orthophosphate are shown in figure </w:t>
        </w:r>
      </w:ins>
      <w:ins w:id="940" w:author="Microsoft Office User" w:date="2019-10-28T09:56:00Z">
        <w:r w:rsidR="007F103C">
          <w:rPr>
            <w:color w:val="FF0000"/>
          </w:rPr>
          <w:t xml:space="preserve">xx.  </w:t>
        </w:r>
      </w:ins>
      <w:ins w:id="941" w:author="Microsoft Office User" w:date="2019-10-28T13:47:00Z">
        <w:r w:rsidR="00C4381F">
          <w:rPr>
            <w:color w:val="FF0000"/>
          </w:rPr>
          <w:t>The ratios differ at the Sacramento Riv</w:t>
        </w:r>
      </w:ins>
      <w:ins w:id="942" w:author="Microsoft Office User" w:date="2019-10-28T13:48:00Z">
        <w:r w:rsidR="00C4381F">
          <w:rPr>
            <w:color w:val="FF0000"/>
          </w:rPr>
          <w:t xml:space="preserve">er and San Joaquin River sites.  Nitrate, in particular, is much higher in the San Joaquin River relative to the Sacramento. </w:t>
        </w:r>
      </w:ins>
      <w:ins w:id="943" w:author="Microsoft Office User" w:date="2019-10-28T13:47:00Z">
        <w:r w:rsidR="00C4381F">
          <w:rPr>
            <w:color w:val="FF0000"/>
          </w:rPr>
          <w:t xml:space="preserve">The plots show an annual cycle of ratios which are better seen as monthly boxplots in figure xx.  </w:t>
        </w:r>
      </w:ins>
      <w:ins w:id="944" w:author="Microsoft Office User" w:date="2019-10-28T13:48:00Z">
        <w:r w:rsidR="00C4381F">
          <w:rPr>
            <w:color w:val="FF0000"/>
          </w:rPr>
          <w:t>The Sacramento River at Freeport site has a molar ratio that</w:t>
        </w:r>
      </w:ins>
      <w:ins w:id="945" w:author="Microsoft Office User" w:date="2019-10-29T10:36:00Z">
        <w:r w:rsidR="00124644">
          <w:rPr>
            <w:color w:val="FF0000"/>
          </w:rPr>
          <w:t xml:space="preserve"> is</w:t>
        </w:r>
      </w:ins>
      <w:ins w:id="946" w:author="Microsoft Office User" w:date="2019-10-28T13:48:00Z">
        <w:r w:rsidR="00C4381F">
          <w:rPr>
            <w:color w:val="FF0000"/>
          </w:rPr>
          <w:t xml:space="preserve"> mostly less than </w:t>
        </w:r>
      </w:ins>
      <w:ins w:id="947" w:author="Microsoft Office User" w:date="2019-10-28T13:49:00Z">
        <w:r w:rsidR="00C4381F">
          <w:rPr>
            <w:color w:val="FF0000"/>
          </w:rPr>
          <w:t>the ratio of 24:1 suggested by Maranger et al., 2011</w:t>
        </w:r>
      </w:ins>
      <w:ins w:id="948" w:author="Microsoft Office User" w:date="2019-10-28T13:51:00Z">
        <w:r w:rsidR="00C4381F">
          <w:rPr>
            <w:color w:val="FF0000"/>
          </w:rPr>
          <w:t xml:space="preserve"> and drops below 10 during the growing season indicating a nitrogen limited water entering the Delta.  In contrast, the San Joaquin River has generally higher</w:t>
        </w:r>
      </w:ins>
      <w:ins w:id="949" w:author="Microsoft Office User" w:date="2019-10-29T10:44:00Z">
        <w:r w:rsidR="00FF5E7B">
          <w:rPr>
            <w:color w:val="FF0000"/>
          </w:rPr>
          <w:t xml:space="preserve"> molar</w:t>
        </w:r>
      </w:ins>
      <w:ins w:id="950" w:author="Microsoft Office User" w:date="2019-10-28T13:51:00Z">
        <w:r w:rsidR="00C4381F">
          <w:rPr>
            <w:color w:val="FF0000"/>
          </w:rPr>
          <w:t xml:space="preserve"> ratios of nitrogen to phosphorus</w:t>
        </w:r>
      </w:ins>
      <w:ins w:id="951" w:author="Microsoft Office User" w:date="2019-10-29T10:44:00Z">
        <w:r w:rsidR="00FF5E7B">
          <w:rPr>
            <w:color w:val="FF0000"/>
          </w:rPr>
          <w:t xml:space="preserve"> with more variability</w:t>
        </w:r>
      </w:ins>
      <w:ins w:id="952" w:author="Microsoft Office User" w:date="2019-10-28T13:51:00Z">
        <w:r w:rsidR="00C4381F">
          <w:rPr>
            <w:color w:val="FF0000"/>
          </w:rPr>
          <w:t>, indicating a general condition of phosphorus limitation</w:t>
        </w:r>
      </w:ins>
      <w:ins w:id="953" w:author="Microsoft Office User" w:date="2019-10-28T13:52:00Z">
        <w:r w:rsidR="00E81CB8">
          <w:rPr>
            <w:color w:val="FF0000"/>
          </w:rPr>
          <w:t xml:space="preserve">, </w:t>
        </w:r>
      </w:ins>
      <w:ins w:id="954" w:author="Microsoft Office User" w:date="2019-10-29T10:44:00Z">
        <w:r w:rsidR="00FF5E7B">
          <w:rPr>
            <w:color w:val="FF0000"/>
          </w:rPr>
          <w:t>with</w:t>
        </w:r>
      </w:ins>
      <w:ins w:id="955" w:author="Microsoft Office User" w:date="2019-10-28T13:52:00Z">
        <w:r w:rsidR="00E81CB8">
          <w:rPr>
            <w:color w:val="FF0000"/>
          </w:rPr>
          <w:t xml:space="preserve"> ratios that increase during the growing season, possibly due to runoff of nitrate rich water</w:t>
        </w:r>
      </w:ins>
      <w:ins w:id="956" w:author="Microsoft Office User" w:date="2019-10-29T10:37:00Z">
        <w:r w:rsidR="00124644">
          <w:rPr>
            <w:color w:val="FF0000"/>
          </w:rPr>
          <w:t xml:space="preserve"> from the agricultural San Joaquin Valley</w:t>
        </w:r>
      </w:ins>
      <w:ins w:id="957" w:author="Microsoft Office User" w:date="2019-10-28T13:52:00Z">
        <w:r w:rsidR="00E81CB8">
          <w:rPr>
            <w:color w:val="FF0000"/>
          </w:rPr>
          <w:t xml:space="preserve">.  </w:t>
        </w:r>
        <w:r w:rsidR="005F53EB">
          <w:rPr>
            <w:color w:val="FF0000"/>
          </w:rPr>
          <w:t>Since much of the San Joaquin River flow is diverted to the export pumps in the southern portion of the</w:t>
        </w:r>
      </w:ins>
      <w:ins w:id="958" w:author="Microsoft Office User" w:date="2019-10-28T13:53:00Z">
        <w:r w:rsidR="005F53EB">
          <w:rPr>
            <w:color w:val="FF0000"/>
          </w:rPr>
          <w:t xml:space="preserve"> valley, the Sacramento River location is more indicative of the nutrient ratios that will happen once the treatment plant upgrades are in place.</w:t>
        </w:r>
      </w:ins>
    </w:p>
    <w:p w14:paraId="006387AD" w14:textId="364BA643" w:rsidR="00590FA6" w:rsidRDefault="00590FA6" w:rsidP="00F3452C">
      <w:pPr>
        <w:rPr>
          <w:ins w:id="959" w:author="Microsoft Office User" w:date="2019-10-28T09:55:00Z"/>
          <w:highlight w:val="lightGray"/>
        </w:rPr>
      </w:pPr>
      <w:ins w:id="960" w:author="Microsoft Office User" w:date="2019-10-24T11:40:00Z">
        <w:r>
          <w:rPr>
            <w:noProof/>
          </w:rPr>
          <w:lastRenderedPageBreak/>
          <w:drawing>
            <wp:inline distT="0" distB="0" distL="0" distR="0" wp14:anchorId="61E5F922" wp14:editId="08AE0BAF">
              <wp:extent cx="5740400" cy="679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dField_Rati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0400" cy="6794500"/>
                      </a:xfrm>
                      <a:prstGeom prst="rect">
                        <a:avLst/>
                      </a:prstGeom>
                    </pic:spPr>
                  </pic:pic>
                </a:graphicData>
              </a:graphic>
            </wp:inline>
          </w:drawing>
        </w:r>
      </w:ins>
    </w:p>
    <w:p w14:paraId="0F361EDA" w14:textId="7066974D" w:rsidR="00B47249" w:rsidRDefault="00B47249" w:rsidP="00F3452C">
      <w:pPr>
        <w:rPr>
          <w:ins w:id="961" w:author="Microsoft Office User" w:date="2019-10-24T11:39:00Z"/>
          <w:highlight w:val="lightGray"/>
        </w:rPr>
      </w:pPr>
      <w:ins w:id="962" w:author="Microsoft Office User" w:date="2019-10-28T09:55:00Z">
        <w:r>
          <w:rPr>
            <w:highlight w:val="lightGray"/>
          </w:rPr>
          <w:t xml:space="preserve">Figure xx.  </w:t>
        </w:r>
      </w:ins>
      <w:ins w:id="963" w:author="Microsoft Office User" w:date="2019-10-28T09:56:00Z">
        <w:r>
          <w:rPr>
            <w:highlight w:val="lightGray"/>
          </w:rPr>
          <w:t>Daily m</w:t>
        </w:r>
      </w:ins>
      <w:ins w:id="964" w:author="Microsoft Office User" w:date="2019-10-28T09:55:00Z">
        <w:r>
          <w:rPr>
            <w:highlight w:val="lightGray"/>
          </w:rPr>
          <w:t>olar ratios of dissolved inorganic nitrog</w:t>
        </w:r>
      </w:ins>
      <w:ins w:id="965" w:author="Microsoft Office User" w:date="2019-10-28T09:56:00Z">
        <w:r>
          <w:rPr>
            <w:highlight w:val="lightGray"/>
          </w:rPr>
          <w:t xml:space="preserve">en (nitrate plus ammonium) to inorganic phosphorus (orthophosphate) for the Sacramento River at Freeport and San Joaquin River at Vernalis sites.  </w:t>
        </w:r>
      </w:ins>
    </w:p>
    <w:p w14:paraId="3394F924" w14:textId="7526A2F7" w:rsidR="00590FA6" w:rsidRDefault="00590FA6" w:rsidP="00F3452C">
      <w:pPr>
        <w:rPr>
          <w:ins w:id="966" w:author="Microsoft Office User" w:date="2019-10-24T11:39:00Z"/>
          <w:highlight w:val="lightGray"/>
        </w:rPr>
      </w:pPr>
    </w:p>
    <w:p w14:paraId="6646E34A" w14:textId="00BB0182" w:rsidR="00590FA6" w:rsidRDefault="00590FA6" w:rsidP="00F3452C">
      <w:pPr>
        <w:rPr>
          <w:ins w:id="967" w:author="Microsoft Office User" w:date="2019-10-29T10:33:00Z"/>
          <w:highlight w:val="lightGray"/>
        </w:rPr>
      </w:pPr>
    </w:p>
    <w:p w14:paraId="21357C0B" w14:textId="1BE48518" w:rsidR="007F3689" w:rsidRDefault="007F3689" w:rsidP="00F3452C">
      <w:pPr>
        <w:rPr>
          <w:ins w:id="968" w:author="Microsoft Office User" w:date="2019-10-29T10:33:00Z"/>
          <w:highlight w:val="lightGray"/>
        </w:rPr>
      </w:pPr>
    </w:p>
    <w:p w14:paraId="28D2B98E" w14:textId="2EA972C0" w:rsidR="007F3689" w:rsidRDefault="007F3689" w:rsidP="00F3452C">
      <w:pPr>
        <w:rPr>
          <w:moveTo w:id="969" w:author="Microsoft Office User" w:date="2019-10-23T14:16:00Z"/>
          <w:highlight w:val="lightGray"/>
        </w:rPr>
      </w:pPr>
      <w:ins w:id="970" w:author="Microsoft Office User" w:date="2019-10-29T10:33:00Z">
        <w:r>
          <w:rPr>
            <w:noProof/>
          </w:rPr>
          <w:lastRenderedPageBreak/>
          <w:drawing>
            <wp:inline distT="0" distB="0" distL="0" distR="0" wp14:anchorId="35A3F24A" wp14:editId="039EF4A5">
              <wp:extent cx="5943600" cy="2894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eeport_Vern_Monthly_Ratio_box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ins>
    </w:p>
    <w:p w14:paraId="222B1FB0" w14:textId="0F69A3BD" w:rsidR="00F3452C" w:rsidRDefault="007F3689" w:rsidP="00F3452C">
      <w:pPr>
        <w:pStyle w:val="Heading1"/>
        <w:rPr>
          <w:moveTo w:id="971" w:author="Microsoft Office User" w:date="2019-10-23T14:16:00Z"/>
        </w:rPr>
      </w:pPr>
      <w:ins w:id="972" w:author="Microsoft Office User" w:date="2019-10-29T10:33:00Z">
        <w:r>
          <w:t xml:space="preserve">Figure xx.  Boxplots of </w:t>
        </w:r>
      </w:ins>
      <w:ins w:id="973" w:author="Microsoft Office User" w:date="2019-10-29T10:44:00Z">
        <w:r w:rsidR="00FF5E7B">
          <w:t xml:space="preserve">molar </w:t>
        </w:r>
      </w:ins>
      <w:ins w:id="974" w:author="Microsoft Office User" w:date="2019-10-29T10:33:00Z">
        <w:r>
          <w:t>ratios of dissolved inor</w:t>
        </w:r>
      </w:ins>
      <w:ins w:id="975" w:author="Microsoft Office User" w:date="2019-10-29T10:34:00Z">
        <w:r>
          <w:t>ganic nitrogen to orthophosphate for the Sacramento River at Freeport and San Joaquin River at Vernalis sites.</w:t>
        </w:r>
      </w:ins>
    </w:p>
    <w:moveToRangeEnd w:id="485"/>
    <w:p w14:paraId="17A74BE8" w14:textId="77777777" w:rsidR="00F3452C" w:rsidRDefault="00F3452C" w:rsidP="00626E27">
      <w:pPr>
        <w:pStyle w:val="Heading3"/>
        <w:rPr>
          <w:ins w:id="976" w:author="Microsoft Office User" w:date="2019-10-23T14:16:00Z"/>
        </w:rPr>
      </w:pPr>
    </w:p>
    <w:p w14:paraId="5E0198CA" w14:textId="681183BD" w:rsidR="00626E27" w:rsidRDefault="00EF49A5" w:rsidP="00626E27">
      <w:pPr>
        <w:pStyle w:val="Heading3"/>
      </w:pPr>
      <w:del w:id="977" w:author="Microsoft Office User" w:date="2019-10-28T08:51:00Z">
        <w:r w:rsidDel="009A5050">
          <w:delText>SPARROW modeling</w:delText>
        </w:r>
      </w:del>
      <w:ins w:id="978" w:author="Microsoft Office User" w:date="2019-10-28T08:51:00Z">
        <w:r w:rsidR="009A5050">
          <w:t>Nutrient Sources using SPARROW model</w:t>
        </w:r>
      </w:ins>
      <w:del w:id="979" w:author="Microsoft Office User" w:date="2019-10-28T08:51:00Z">
        <w:r w:rsidDel="009A5050">
          <w:delText>:</w:delText>
        </w:r>
      </w:del>
    </w:p>
    <w:p w14:paraId="6A488049" w14:textId="0FF29B0B" w:rsidR="006E4329" w:rsidRDefault="00DE5C89" w:rsidP="00D34068">
      <w:r>
        <w:t xml:space="preserve">The </w:t>
      </w:r>
      <w:del w:id="980" w:author="Microsoft Office User" w:date="2019-10-28T08:54:00Z">
        <w:r w:rsidDel="003E3A9D">
          <w:delText xml:space="preserve">newly developed 2012 </w:delText>
        </w:r>
      </w:del>
      <w:r>
        <w:t>SPARROW</w:t>
      </w:r>
      <w:ins w:id="981" w:author="Microsoft Office User" w:date="2019-10-24T09:16:00Z">
        <w:r w:rsidR="00BF65EA">
          <w:t xml:space="preserve"> (Wise et. al., 2020)</w:t>
        </w:r>
      </w:ins>
      <w:r>
        <w:t xml:space="preserve"> model was used to quantify </w:t>
      </w:r>
      <w:r w:rsidR="00030124">
        <w:t xml:space="preserve">the amount of </w:t>
      </w:r>
      <w:del w:id="982" w:author="Microsoft Office User" w:date="2019-10-28T08:54:00Z">
        <w:r w:rsidR="00030124" w:rsidDel="003E3A9D">
          <w:delText>TN and TP</w:delText>
        </w:r>
      </w:del>
      <w:ins w:id="983" w:author="Microsoft Office User" w:date="2019-10-28T08:54:00Z">
        <w:r w:rsidR="003E3A9D">
          <w:t>total nitrogen and total p</w:t>
        </w:r>
      </w:ins>
      <w:ins w:id="984" w:author="Microsoft Office User" w:date="2019-10-28T08:55:00Z">
        <w:r w:rsidR="003E3A9D">
          <w:t>hosphorus</w:t>
        </w:r>
      </w:ins>
      <w:r w:rsidR="00030124">
        <w:t xml:space="preserve"> delivered </w:t>
      </w:r>
      <w:r>
        <w:t xml:space="preserve">to the Delta </w:t>
      </w:r>
      <w:r w:rsidR="00030124">
        <w:t>and</w:t>
      </w:r>
      <w:r>
        <w:t xml:space="preserve"> to identify major sources </w:t>
      </w:r>
      <w:r w:rsidR="00030124">
        <w:t xml:space="preserve">of TN and TP both on a watershed scale and on cumulative scale along the course </w:t>
      </w:r>
      <w:r w:rsidR="00D34068">
        <w:t xml:space="preserve">of the </w:t>
      </w:r>
      <w:r w:rsidR="00030124">
        <w:t xml:space="preserve">Sacramento River and </w:t>
      </w:r>
      <w:r w:rsidR="00D34068">
        <w:t xml:space="preserve">the </w:t>
      </w:r>
      <w:r w:rsidR="00030124">
        <w:t xml:space="preserve">San Joaquin River. </w:t>
      </w:r>
      <w:commentRangeStart w:id="985"/>
      <w:r w:rsidR="00D61D96">
        <w:t>The model</w:t>
      </w:r>
      <w:r w:rsidR="00626E27">
        <w:t xml:space="preserve"> </w:t>
      </w:r>
      <w:r w:rsidR="0086278F">
        <w:t xml:space="preserve">estimated </w:t>
      </w:r>
      <w:r w:rsidR="00030124">
        <w:t xml:space="preserve">more than </w:t>
      </w:r>
      <w:r w:rsidR="00CD5CB6">
        <w:t>6.8</w:t>
      </w:r>
      <w:r w:rsidR="0086278F">
        <w:t xml:space="preserve"> million kg/year</w:t>
      </w:r>
      <w:r w:rsidR="00CD5CB6">
        <w:t xml:space="preserve"> and about 3 million kg/year </w:t>
      </w:r>
      <w:r w:rsidR="0086278F">
        <w:t>of total nitrogen</w:t>
      </w:r>
      <w:r w:rsidR="00032000">
        <w:t xml:space="preserve"> </w:t>
      </w:r>
      <w:del w:id="986" w:author="Microsoft Office User" w:date="2019-10-28T08:59:00Z">
        <w:r w:rsidR="00032000" w:rsidDel="005C6903">
          <w:delText>(TN)</w:delText>
        </w:r>
        <w:r w:rsidR="0086278F" w:rsidDel="005C6903">
          <w:delText xml:space="preserve"> </w:delText>
        </w:r>
      </w:del>
      <w:r w:rsidR="0086278F">
        <w:t>is</w:t>
      </w:r>
      <w:r w:rsidR="00EF49A5">
        <w:t xml:space="preserve"> </w:t>
      </w:r>
      <w:r w:rsidR="0086278F">
        <w:t xml:space="preserve">delivered to the Delta from the Sacramento </w:t>
      </w:r>
      <w:r w:rsidR="00CD5CB6">
        <w:t>and San Joaquin River</w:t>
      </w:r>
      <w:r w:rsidR="00720812">
        <w:t>s</w:t>
      </w:r>
      <w:r w:rsidR="00CD5CB6">
        <w:t xml:space="preserve"> respectively</w:t>
      </w:r>
      <w:commentRangeEnd w:id="985"/>
      <w:r w:rsidR="00BF65EA">
        <w:rPr>
          <w:rStyle w:val="CommentReference"/>
        </w:rPr>
        <w:commentReference w:id="985"/>
      </w:r>
      <w:r w:rsidR="0086278F">
        <w:t xml:space="preserve">. </w:t>
      </w:r>
      <w:r w:rsidR="00720812">
        <w:t>Within the Sacramento River watershed, the</w:t>
      </w:r>
      <w:r w:rsidR="00EF49A5">
        <w:t xml:space="preserve"> model identified m</w:t>
      </w:r>
      <w:r w:rsidR="005A51B5" w:rsidRPr="005A51B5">
        <w:t>ajor</w:t>
      </w:r>
      <w:r w:rsidR="005A51B5">
        <w:t xml:space="preserve"> </w:t>
      </w:r>
      <w:r w:rsidR="00720812">
        <w:t xml:space="preserve">sources of </w:t>
      </w:r>
      <w:r w:rsidR="00EF49A5" w:rsidRPr="005A51B5">
        <w:t xml:space="preserve">total nitrogen </w:t>
      </w:r>
      <w:r w:rsidR="00EF49A5">
        <w:t>as;</w:t>
      </w:r>
      <w:r w:rsidR="005A51B5" w:rsidRPr="005A51B5">
        <w:t xml:space="preserve"> </w:t>
      </w:r>
      <w:r w:rsidR="007D6EEB">
        <w:t xml:space="preserve">40% from </w:t>
      </w:r>
      <w:r w:rsidR="005A51B5" w:rsidRPr="005A51B5">
        <w:t>fertilizer and manure</w:t>
      </w:r>
      <w:r w:rsidR="0082368A">
        <w:t xml:space="preserve"> applied to agricultural areas within the central valley (</w:t>
      </w:r>
      <w:r w:rsidR="0082368A" w:rsidRPr="002B7D36">
        <w:rPr>
          <w:color w:val="FF0000"/>
          <w:highlight w:val="yellow"/>
        </w:rPr>
        <w:t>fig 5</w:t>
      </w:r>
      <w:r w:rsidR="0082368A">
        <w:t>)</w:t>
      </w:r>
      <w:r w:rsidR="007D6EEB">
        <w:t xml:space="preserve">, 32% </w:t>
      </w:r>
      <w:r w:rsidR="0082368A">
        <w:t xml:space="preserve">from </w:t>
      </w:r>
      <w:r w:rsidR="00626E27">
        <w:t>a</w:t>
      </w:r>
      <w:r w:rsidR="00626E27" w:rsidRPr="005A51B5">
        <w:t>tmospheric deposition</w:t>
      </w:r>
      <w:r w:rsidR="00212E33">
        <w:t>,</w:t>
      </w:r>
      <w:r w:rsidR="007D6EEB">
        <w:t xml:space="preserve"> 14% </w:t>
      </w:r>
      <w:r w:rsidR="0082368A">
        <w:t xml:space="preserve">from </w:t>
      </w:r>
      <w:r w:rsidR="005A51B5" w:rsidRPr="005A51B5">
        <w:t>point sources</w:t>
      </w:r>
      <w:r w:rsidR="0082368A">
        <w:t xml:space="preserve"> from waste water treatment facilities</w:t>
      </w:r>
      <w:r w:rsidR="00212E33">
        <w:t xml:space="preserve">, </w:t>
      </w:r>
      <w:r w:rsidR="007D6EEB">
        <w:t xml:space="preserve">8% </w:t>
      </w:r>
      <w:r w:rsidR="005A51B5" w:rsidRPr="005A51B5">
        <w:t xml:space="preserve">from </w:t>
      </w:r>
      <w:r w:rsidR="00626E27">
        <w:t>scrub and grass</w:t>
      </w:r>
      <w:r w:rsidR="00626E27" w:rsidRPr="005A51B5">
        <w:t xml:space="preserve"> land</w:t>
      </w:r>
      <w:r w:rsidR="0097194C">
        <w:t>, and</w:t>
      </w:r>
      <w:r w:rsidR="00212E33">
        <w:t xml:space="preserve"> </w:t>
      </w:r>
      <w:r w:rsidR="007D6EEB">
        <w:t xml:space="preserve">6% </w:t>
      </w:r>
      <w:r w:rsidR="00626E27">
        <w:t xml:space="preserve">and urban runoff </w:t>
      </w:r>
      <w:r w:rsidR="007D6EEB" w:rsidRPr="007D6EEB">
        <w:t xml:space="preserve">around the main cities </w:t>
      </w:r>
      <w:r w:rsidR="00626E27">
        <w:t>(</w:t>
      </w:r>
      <w:r w:rsidR="00626E27" w:rsidRPr="002B7D36">
        <w:rPr>
          <w:color w:val="FF0000"/>
          <w:highlight w:val="yellow"/>
        </w:rPr>
        <w:t xml:space="preserve">fig </w:t>
      </w:r>
      <w:r w:rsidR="0082368A" w:rsidRPr="002B7D36">
        <w:rPr>
          <w:color w:val="FF0000"/>
          <w:highlight w:val="yellow"/>
        </w:rPr>
        <w:t>5</w:t>
      </w:r>
      <w:r w:rsidR="00626E27">
        <w:t xml:space="preserve">). </w:t>
      </w:r>
      <w:r w:rsidR="00D61D96">
        <w:t xml:space="preserve">Within the San Joaquin River watershed, </w:t>
      </w:r>
      <w:r w:rsidR="00D34068">
        <w:t>the model identified m</w:t>
      </w:r>
      <w:r w:rsidR="00D34068" w:rsidRPr="005A51B5">
        <w:t>ajor</w:t>
      </w:r>
      <w:r w:rsidR="00D34068">
        <w:t xml:space="preserve"> sources of </w:t>
      </w:r>
      <w:r w:rsidR="00D34068" w:rsidRPr="005A51B5">
        <w:t xml:space="preserve">total nitrogen </w:t>
      </w:r>
      <w:r w:rsidR="00D34068">
        <w:t>as;</w:t>
      </w:r>
      <w:r w:rsidR="00D34068" w:rsidRPr="005A51B5">
        <w:t xml:space="preserve"> </w:t>
      </w:r>
      <w:r w:rsidR="00D34068">
        <w:t xml:space="preserve">65% from </w:t>
      </w:r>
      <w:r w:rsidR="00D34068" w:rsidRPr="005A51B5">
        <w:t>fertilizer and manure</w:t>
      </w:r>
      <w:r w:rsidR="00D34068">
        <w:t>, 17% from a</w:t>
      </w:r>
      <w:r w:rsidR="00D34068" w:rsidRPr="005A51B5">
        <w:t>tmospheric deposition</w:t>
      </w:r>
      <w:r w:rsidR="00D34068">
        <w:t xml:space="preserve">, 10% from </w:t>
      </w:r>
      <w:r w:rsidR="00D34068" w:rsidRPr="005A51B5">
        <w:t>point sources</w:t>
      </w:r>
      <w:r w:rsidR="00D34068">
        <w:t xml:space="preserve"> from waste water treatment facilities, 5% </w:t>
      </w:r>
      <w:r w:rsidR="00D34068" w:rsidRPr="005A51B5">
        <w:t xml:space="preserve">from </w:t>
      </w:r>
      <w:r w:rsidR="00D34068">
        <w:t>scrub and grass</w:t>
      </w:r>
      <w:r w:rsidR="00D34068" w:rsidRPr="005A51B5">
        <w:t xml:space="preserve"> land</w:t>
      </w:r>
      <w:r w:rsidR="00D34068">
        <w:t>, and 3% and urban runoff (</w:t>
      </w:r>
      <w:r w:rsidR="00D34068" w:rsidRPr="002B7D36">
        <w:rPr>
          <w:color w:val="FF0000"/>
          <w:highlight w:val="yellow"/>
        </w:rPr>
        <w:t>fig</w:t>
      </w:r>
      <w:r w:rsidR="003119BA" w:rsidRPr="002B7D36">
        <w:rPr>
          <w:color w:val="FF0000"/>
          <w:highlight w:val="yellow"/>
        </w:rPr>
        <w:t xml:space="preserve"> 5</w:t>
      </w:r>
      <w:r w:rsidR="00D34068">
        <w:t>).</w:t>
      </w:r>
    </w:p>
    <w:p w14:paraId="74D9B513" w14:textId="0C5B638F" w:rsidR="006E4329" w:rsidRDefault="006E4329" w:rsidP="00D34068">
      <w:r>
        <w:rPr>
          <w:noProof/>
        </w:rPr>
        <w:lastRenderedPageBreak/>
        <w:drawing>
          <wp:inline distT="0" distB="0" distL="0" distR="0" wp14:anchorId="290712A9" wp14:editId="7A4D9605">
            <wp:extent cx="5829300" cy="754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TN_sourcesMap.png"/>
                    <pic:cNvPicPr/>
                  </pic:nvPicPr>
                  <pic:blipFill>
                    <a:blip r:embed="rId19">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4ABBFC0B" w14:textId="77777777" w:rsidR="006E4329" w:rsidRDefault="006E4329" w:rsidP="00D34068"/>
    <w:p w14:paraId="11A4FA45" w14:textId="77777777" w:rsidR="006E4329" w:rsidRDefault="006E4329" w:rsidP="00D34068"/>
    <w:p w14:paraId="5AA0E980" w14:textId="379DCD5C" w:rsidR="00D34068" w:rsidRDefault="00D34068" w:rsidP="00D34068">
      <w:r>
        <w:lastRenderedPageBreak/>
        <w:t xml:space="preserve"> </w:t>
      </w:r>
      <w:ins w:id="987" w:author="Microsoft Office User" w:date="2019-10-28T09:01:00Z">
        <w:r w:rsidR="005E5B10">
          <w:tab/>
        </w:r>
      </w:ins>
      <w:r w:rsidR="009B1F1A">
        <w:t xml:space="preserve">Along the </w:t>
      </w:r>
      <w:del w:id="988" w:author="Microsoft Office User" w:date="2019-10-28T09:01:00Z">
        <w:r w:rsidR="009B1F1A" w:rsidDel="005E5B10">
          <w:delText xml:space="preserve">course </w:delText>
        </w:r>
      </w:del>
      <w:r w:rsidR="007C3378">
        <w:t xml:space="preserve">600 km </w:t>
      </w:r>
      <w:ins w:id="989" w:author="Microsoft Office User" w:date="2019-10-28T09:01:00Z">
        <w:r w:rsidR="005E5B10">
          <w:t xml:space="preserve">length </w:t>
        </w:r>
      </w:ins>
      <w:r w:rsidR="009B1F1A">
        <w:t xml:space="preserve">of </w:t>
      </w:r>
      <w:r>
        <w:t>the Sacramento River</w:t>
      </w:r>
      <w:r w:rsidR="007C3378">
        <w:t>,</w:t>
      </w:r>
      <w:r>
        <w:t xml:space="preserve"> source</w:t>
      </w:r>
      <w:r w:rsidR="007C3378">
        <w:t>s</w:t>
      </w:r>
      <w:r>
        <w:t xml:space="preserve"> of TN</w:t>
      </w:r>
      <w:r w:rsidR="009B1F1A">
        <w:t xml:space="preserve"> </w:t>
      </w:r>
      <w:r w:rsidR="007C3378">
        <w:t>vary</w:t>
      </w:r>
      <w:r w:rsidR="009B1F1A">
        <w:t>.</w:t>
      </w:r>
      <w:r>
        <w:t xml:space="preserve"> </w:t>
      </w:r>
      <w:r w:rsidR="009B1F1A">
        <w:t>I</w:t>
      </w:r>
      <w:r>
        <w:t xml:space="preserve">n the headwaters atmospheric deposition </w:t>
      </w:r>
      <w:r w:rsidR="009B1F1A">
        <w:t>is the main source of TN</w:t>
      </w:r>
      <w:ins w:id="990" w:author="Microsoft Office User" w:date="2019-10-28T09:02:00Z">
        <w:r w:rsidR="005E5B10">
          <w:t>.</w:t>
        </w:r>
      </w:ins>
      <w:r w:rsidR="009B1F1A">
        <w:t xml:space="preserve"> </w:t>
      </w:r>
      <w:ins w:id="991" w:author="Microsoft Office User" w:date="2019-10-28T09:02:00Z">
        <w:r w:rsidR="005E5B10">
          <w:t>A</w:t>
        </w:r>
      </w:ins>
      <w:del w:id="992" w:author="Microsoft Office User" w:date="2019-10-28T09:02:00Z">
        <w:r w:rsidDel="005E5B10">
          <w:delText>a</w:delText>
        </w:r>
      </w:del>
      <w:r>
        <w:t xml:space="preserve">s the water moves through the central valley sources change and </w:t>
      </w:r>
      <w:r w:rsidR="006D0A7E">
        <w:t xml:space="preserve">loads from </w:t>
      </w:r>
      <w:r>
        <w:t xml:space="preserve">fertilizer and livestock manure </w:t>
      </w:r>
      <w:r w:rsidR="00664C5B">
        <w:t xml:space="preserve">applications </w:t>
      </w:r>
      <w:r w:rsidR="006D0A7E">
        <w:t>increase</w:t>
      </w:r>
      <w:del w:id="993" w:author="Microsoft Office User" w:date="2019-10-28T09:02:00Z">
        <w:r w:rsidR="006D0A7E" w:rsidDel="005E5B10">
          <w:delText xml:space="preserve"> drastically</w:delText>
        </w:r>
      </w:del>
      <w:r w:rsidR="006D0A7E">
        <w:t xml:space="preserve"> at about </w:t>
      </w:r>
      <w:r w:rsidR="009B1F1A">
        <w:t>1</w:t>
      </w:r>
      <w:r w:rsidR="006D0A7E">
        <w:t xml:space="preserve">50 km from the mouth due to increased discharges from </w:t>
      </w:r>
      <w:ins w:id="994" w:author="Microsoft Office User" w:date="2019-10-28T09:02:00Z">
        <w:r w:rsidR="005E5B10">
          <w:t xml:space="preserve">the </w:t>
        </w:r>
      </w:ins>
      <w:commentRangeStart w:id="995"/>
      <w:r w:rsidR="006D0A7E">
        <w:t xml:space="preserve">Colusa Basin </w:t>
      </w:r>
      <w:r w:rsidR="009B1F1A">
        <w:t xml:space="preserve">Drain </w:t>
      </w:r>
      <w:commentRangeEnd w:id="995"/>
      <w:r w:rsidR="005E5B10">
        <w:rPr>
          <w:rStyle w:val="CommentReference"/>
        </w:rPr>
        <w:commentReference w:id="995"/>
      </w:r>
      <w:r w:rsidR="009B1F1A">
        <w:t xml:space="preserve">and the Feather River </w:t>
      </w:r>
      <w:r w:rsidR="006D0A7E">
        <w:t xml:space="preserve">that deliver water from agricultural land. </w:t>
      </w:r>
      <w:r w:rsidR="009B1F1A">
        <w:t>Downstream of the Sacramento River near Freeport site</w:t>
      </w:r>
      <w:del w:id="996" w:author="Microsoft Office User" w:date="2019-10-28T09:03:00Z">
        <w:r w:rsidR="009B1F1A" w:rsidDel="005E5B10">
          <w:delText>, at 70 km from the mouth,</w:delText>
        </w:r>
      </w:del>
      <w:ins w:id="997" w:author="Microsoft Office User" w:date="2019-10-28T09:03:00Z">
        <w:r w:rsidR="005E5B10">
          <w:t>,</w:t>
        </w:r>
      </w:ins>
      <w:r w:rsidR="009B1F1A">
        <w:t xml:space="preserve"> TN from point sources increase</w:t>
      </w:r>
      <w:ins w:id="998" w:author="Microsoft Office User" w:date="2019-10-28T09:03:00Z">
        <w:r w:rsidR="005E5B10">
          <w:t>s</w:t>
        </w:r>
      </w:ins>
      <w:r w:rsidR="009B1F1A">
        <w:t xml:space="preserve"> due to discharges from Sac</w:t>
      </w:r>
      <w:ins w:id="999" w:author="Microsoft Office User" w:date="2019-10-28T09:03:00Z">
        <w:r w:rsidR="005E5B10">
          <w:t>ramento</w:t>
        </w:r>
      </w:ins>
      <w:r w:rsidR="009B1F1A">
        <w:t xml:space="preserve"> Regional wastewater treatment plan</w:t>
      </w:r>
      <w:ins w:id="1000" w:author="Microsoft Office User" w:date="2019-10-28T09:03:00Z">
        <w:r w:rsidR="005E5B10">
          <w:t>t</w:t>
        </w:r>
      </w:ins>
      <w:r w:rsidR="007C3378">
        <w:t xml:space="preserve"> (</w:t>
      </w:r>
      <w:r w:rsidR="007C3378" w:rsidRPr="002B7D36">
        <w:rPr>
          <w:color w:val="FF0000"/>
          <w:highlight w:val="yellow"/>
        </w:rPr>
        <w:t>Fig 6A</w:t>
      </w:r>
      <w:r w:rsidR="007C3378">
        <w:t>)</w:t>
      </w:r>
      <w:r w:rsidR="009B1F1A">
        <w:t xml:space="preserve">. </w:t>
      </w:r>
      <w:ins w:id="1001" w:author="Microsoft Office User" w:date="2019-10-28T09:04:00Z">
        <w:r w:rsidR="005E5B10">
          <w:t xml:space="preserve">In the headwaters of the </w:t>
        </w:r>
      </w:ins>
      <w:ins w:id="1002" w:author="Microsoft Office User" w:date="2019-10-28T09:05:00Z">
        <w:r w:rsidR="005E5B10">
          <w:t xml:space="preserve">San Joaquin River, atmospheric deposition is the main source of total nitrogen and </w:t>
        </w:r>
      </w:ins>
      <w:del w:id="1003" w:author="Microsoft Office User" w:date="2019-10-28T09:05:00Z">
        <w:r w:rsidR="009B1F1A" w:rsidDel="005E5B10">
          <w:delText xml:space="preserve">Along the </w:delText>
        </w:r>
      </w:del>
      <w:del w:id="1004" w:author="Microsoft Office User" w:date="2019-10-28T09:03:00Z">
        <w:r w:rsidR="007C3378" w:rsidDel="005E5B10">
          <w:delText xml:space="preserve">course </w:delText>
        </w:r>
      </w:del>
      <w:del w:id="1005" w:author="Microsoft Office User" w:date="2019-10-28T09:04:00Z">
        <w:r w:rsidR="007C3378" w:rsidDel="005E5B10">
          <w:delText xml:space="preserve">of </w:delText>
        </w:r>
      </w:del>
      <w:del w:id="1006" w:author="Microsoft Office User" w:date="2019-10-28T09:05:00Z">
        <w:r w:rsidR="007C3378" w:rsidDel="005E5B10">
          <w:delText xml:space="preserve">500 km </w:delText>
        </w:r>
        <w:r w:rsidR="009B1F1A" w:rsidDel="005E5B10">
          <w:delText xml:space="preserve">San Joaquin </w:delText>
        </w:r>
        <w:r w:rsidR="007C3378" w:rsidDel="005E5B10">
          <w:delText>R</w:delText>
        </w:r>
        <w:r w:rsidR="009B1F1A" w:rsidDel="005E5B10">
          <w:delText xml:space="preserve">iver </w:delText>
        </w:r>
        <w:r w:rsidR="007C3378" w:rsidDel="005E5B10">
          <w:delText xml:space="preserve">the main source of TN loads is from </w:delText>
        </w:r>
      </w:del>
      <w:ins w:id="1007" w:author="Microsoft Office User" w:date="2019-10-28T09:05:00Z">
        <w:r w:rsidR="005E5B10">
          <w:t xml:space="preserve">then </w:t>
        </w:r>
      </w:ins>
      <w:r w:rsidR="007C3378">
        <w:t>fertilizer and livestock manure applied to agricultural lands</w:t>
      </w:r>
      <w:ins w:id="1008" w:author="Microsoft Office User" w:date="2019-10-28T09:05:00Z">
        <w:r w:rsidR="005E5B10">
          <w:t xml:space="preserve"> is the major source once the river enters the Central Valley</w:t>
        </w:r>
      </w:ins>
      <w:r w:rsidR="007C3378">
        <w:t>. T</w:t>
      </w:r>
      <w:r w:rsidR="00392734">
        <w:t>N</w:t>
      </w:r>
      <w:r w:rsidR="007C3378">
        <w:t xml:space="preserve"> </w:t>
      </w:r>
      <w:r w:rsidR="00392734">
        <w:t xml:space="preserve">loads </w:t>
      </w:r>
      <w:r w:rsidR="007C3378">
        <w:t>from point sources increase at about 150 km from the mouth due to increased discharge from waste water treatment facilities in the cities of Turlock and Modesto and increased at about 66 km from the mouth due to discharge from the Stockton waste water treatment plant (</w:t>
      </w:r>
      <w:r w:rsidR="007C3378" w:rsidRPr="002B7D36">
        <w:rPr>
          <w:color w:val="FF0000"/>
          <w:highlight w:val="yellow"/>
        </w:rPr>
        <w:t>fig 6B</w:t>
      </w:r>
      <w:r w:rsidR="007C3378">
        <w:t>)</w:t>
      </w:r>
    </w:p>
    <w:p w14:paraId="31F46A83" w14:textId="1E897A0C" w:rsidR="006E4329" w:rsidRDefault="006E4329" w:rsidP="00D34068">
      <w:pPr>
        <w:rPr>
          <w:noProof/>
        </w:rPr>
      </w:pPr>
    </w:p>
    <w:p w14:paraId="1B1BDDFA" w14:textId="5B00022F" w:rsidR="00995ECB" w:rsidRDefault="00995ECB" w:rsidP="00D34068">
      <w:r>
        <w:rPr>
          <w:noProof/>
        </w:rPr>
        <w:lastRenderedPageBreak/>
        <w:drawing>
          <wp:inline distT="0" distB="0" distL="0" distR="0" wp14:anchorId="2A60B6F8" wp14:editId="3BC5B742">
            <wp:extent cx="5813425"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6_TN_SPARROW2012_RiverPlots.png"/>
                    <pic:cNvPicPr/>
                  </pic:nvPicPr>
                  <pic:blipFill>
                    <a:blip r:embed="rId20">
                      <a:extLst>
                        <a:ext uri="{28A0092B-C50C-407E-A947-70E740481C1C}">
                          <a14:useLocalDpi xmlns:a14="http://schemas.microsoft.com/office/drawing/2010/main" val="0"/>
                        </a:ext>
                      </a:extLst>
                    </a:blip>
                    <a:stretch>
                      <a:fillRect/>
                    </a:stretch>
                  </pic:blipFill>
                  <pic:spPr>
                    <a:xfrm>
                      <a:off x="0" y="0"/>
                      <a:ext cx="5813425" cy="8229600"/>
                    </a:xfrm>
                    <a:prstGeom prst="rect">
                      <a:avLst/>
                    </a:prstGeom>
                  </pic:spPr>
                </pic:pic>
              </a:graphicData>
            </a:graphic>
          </wp:inline>
        </w:drawing>
      </w:r>
    </w:p>
    <w:p w14:paraId="77F03568" w14:textId="004310E3" w:rsidR="00626E27" w:rsidRDefault="00032000">
      <w:pPr>
        <w:ind w:firstLine="720"/>
        <w:rPr>
          <w:color w:val="000000" w:themeColor="text1"/>
        </w:rPr>
        <w:pPrChange w:id="1009" w:author="Microsoft Office User" w:date="2019-10-28T09:06:00Z">
          <w:pPr/>
        </w:pPrChange>
      </w:pPr>
      <w:del w:id="1010" w:author="Microsoft Office User" w:date="2019-10-28T09:06:00Z">
        <w:r w:rsidDel="005460C0">
          <w:lastRenderedPageBreak/>
          <w:delText>Results from the</w:delText>
        </w:r>
      </w:del>
      <w:ins w:id="1011" w:author="Microsoft Office User" w:date="2019-10-28T09:06:00Z">
        <w:r w:rsidR="005460C0">
          <w:t>The</w:t>
        </w:r>
      </w:ins>
      <w:r>
        <w:t xml:space="preserve"> </w:t>
      </w:r>
      <w:r w:rsidR="00EF49A5">
        <w:t>SPARROW model</w:t>
      </w:r>
      <w:r w:rsidR="00626E27">
        <w:t xml:space="preserve"> </w:t>
      </w:r>
      <w:del w:id="1012" w:author="Microsoft Office User" w:date="2019-10-28T09:06:00Z">
        <w:r w:rsidR="00626E27" w:rsidDel="005460C0">
          <w:delText>show</w:delText>
        </w:r>
        <w:r w:rsidDel="005460C0">
          <w:delText xml:space="preserve"> </w:delText>
        </w:r>
      </w:del>
      <w:ins w:id="1013" w:author="Microsoft Office User" w:date="2019-10-28T09:06:00Z">
        <w:r w:rsidR="005460C0">
          <w:t xml:space="preserve">indicates that </w:t>
        </w:r>
      </w:ins>
      <w:r>
        <w:t xml:space="preserve">1.5 million kg/year and about 0.5 million kg/year of total phosphorus (TP) is delivered to the Delta from the Sacramento and San Joaquin Rivers respectively. </w:t>
      </w:r>
      <w:r w:rsidR="005023FE">
        <w:t>M</w:t>
      </w:r>
      <w:r w:rsidR="00803D1F" w:rsidRPr="005A51B5">
        <w:t>ajor</w:t>
      </w:r>
      <w:r w:rsidR="00803D1F">
        <w:t xml:space="preserve"> </w:t>
      </w:r>
      <w:r w:rsidR="00803D1F" w:rsidRPr="005A51B5">
        <w:t>sources</w:t>
      </w:r>
      <w:r>
        <w:t xml:space="preserve"> of T</w:t>
      </w:r>
      <w:r w:rsidR="00664C5B">
        <w:t>P</w:t>
      </w:r>
      <w:r>
        <w:t xml:space="preserve"> in the Sacramento River watershed</w:t>
      </w:r>
      <w:r w:rsidR="00803D1F" w:rsidRPr="005A51B5">
        <w:t xml:space="preserve"> </w:t>
      </w:r>
      <w:r w:rsidR="00803D1F">
        <w:t>were</w:t>
      </w:r>
      <w:r w:rsidR="00803D1F" w:rsidRPr="005A51B5">
        <w:t xml:space="preserve"> </w:t>
      </w:r>
      <w:r w:rsidR="00212E33">
        <w:t xml:space="preserve">46% from agricultural activities (from fertilizer and manure applications </w:t>
      </w:r>
      <w:r>
        <w:t xml:space="preserve">to agricultural lands within </w:t>
      </w:r>
      <w:r w:rsidR="00212E33">
        <w:t xml:space="preserve">the </w:t>
      </w:r>
      <w:ins w:id="1014" w:author="Microsoft Office User" w:date="2019-10-28T09:06:00Z">
        <w:r w:rsidR="005460C0">
          <w:t>C</w:t>
        </w:r>
      </w:ins>
      <w:del w:id="1015" w:author="Microsoft Office User" w:date="2019-10-28T09:06:00Z">
        <w:r w:rsidR="00212E33" w:rsidDel="005460C0">
          <w:delText>c</w:delText>
        </w:r>
      </w:del>
      <w:r w:rsidR="00212E33">
        <w:t xml:space="preserve">entral </w:t>
      </w:r>
      <w:ins w:id="1016" w:author="Microsoft Office User" w:date="2019-10-28T09:06:00Z">
        <w:r w:rsidR="005460C0">
          <w:t>V</w:t>
        </w:r>
      </w:ins>
      <w:del w:id="1017" w:author="Microsoft Office User" w:date="2019-10-28T09:06:00Z">
        <w:r w:rsidR="00212E33" w:rsidDel="005460C0">
          <w:delText>v</w:delText>
        </w:r>
      </w:del>
      <w:r w:rsidR="00212E33">
        <w:t>alley), 3</w:t>
      </w:r>
      <w:r w:rsidR="00EF49A5">
        <w:t>5</w:t>
      </w:r>
      <w:r w:rsidR="00212E33">
        <w:t xml:space="preserve">% from </w:t>
      </w:r>
      <w:r w:rsidR="00212E33" w:rsidRPr="005A51B5">
        <w:t>wastewater</w:t>
      </w:r>
      <w:r w:rsidR="00212E33">
        <w:t xml:space="preserve"> treatment facilities</w:t>
      </w:r>
      <w:r w:rsidR="00212E33" w:rsidRPr="005A51B5">
        <w:t xml:space="preserve"> discharges</w:t>
      </w:r>
      <w:r w:rsidR="00212E33">
        <w:t xml:space="preserve">, 13% from </w:t>
      </w:r>
      <w:r w:rsidR="00626E27">
        <w:t>geologic phosphorus from the stream channel and upland areas</w:t>
      </w:r>
      <w:r w:rsidR="0082368A">
        <w:t>,</w:t>
      </w:r>
      <w:r w:rsidR="00626E27">
        <w:t xml:space="preserve"> </w:t>
      </w:r>
      <w:r w:rsidR="00212E33">
        <w:t xml:space="preserve">and 7% from </w:t>
      </w:r>
      <w:r w:rsidR="00626E27" w:rsidRPr="005A51B5">
        <w:t>urban runoff</w:t>
      </w:r>
      <w:r w:rsidR="00212E33">
        <w:t xml:space="preserve"> </w:t>
      </w:r>
      <w:bookmarkStart w:id="1018" w:name="_Hlk20826643"/>
      <w:r w:rsidR="00212E33">
        <w:t xml:space="preserve">around the main cities </w:t>
      </w:r>
      <w:bookmarkEnd w:id="1018"/>
      <w:r w:rsidR="00212E33">
        <w:t>(</w:t>
      </w:r>
      <w:r w:rsidR="00212E33" w:rsidRPr="002B7D36">
        <w:rPr>
          <w:color w:val="FF0000"/>
          <w:highlight w:val="yellow"/>
        </w:rPr>
        <w:t xml:space="preserve">fig </w:t>
      </w:r>
      <w:r w:rsidRPr="002B7D36">
        <w:rPr>
          <w:color w:val="FF0000"/>
          <w:highlight w:val="yellow"/>
        </w:rPr>
        <w:t>7</w:t>
      </w:r>
      <w:r w:rsidR="00212E33">
        <w:t xml:space="preserve">). </w:t>
      </w:r>
      <w:r>
        <w:t xml:space="preserve">In the San Joaquin river </w:t>
      </w:r>
      <w:r w:rsidR="00392734">
        <w:t>watershed,</w:t>
      </w:r>
      <w:r>
        <w:t xml:space="preserve"> </w:t>
      </w:r>
      <w:r w:rsidR="00B6399E">
        <w:t>most</w:t>
      </w:r>
      <w:r w:rsidR="00392734">
        <w:t xml:space="preserve"> TP loads (</w:t>
      </w:r>
      <w:r>
        <w:t>73%</w:t>
      </w:r>
      <w:r w:rsidR="00392734">
        <w:t>)</w:t>
      </w:r>
      <w:r>
        <w:t xml:space="preserve"> comes from</w:t>
      </w:r>
      <w:bookmarkStart w:id="1019" w:name="_Hlk21422071"/>
      <w:r w:rsidR="00392734">
        <w:t xml:space="preserve"> agricultural activities from fertilizer and manure applications</w:t>
      </w:r>
      <w:bookmarkEnd w:id="1019"/>
      <w:r>
        <w:t xml:space="preserve">, 20% from </w:t>
      </w:r>
      <w:r w:rsidRPr="005A51B5">
        <w:t>wastewater</w:t>
      </w:r>
      <w:r>
        <w:t xml:space="preserve"> treatment facilities</w:t>
      </w:r>
      <w:r w:rsidRPr="005A51B5">
        <w:t xml:space="preserve"> discharges</w:t>
      </w:r>
      <w:r>
        <w:t xml:space="preserve">, 6% from geologic phosphorus from the stream channel and upland areas, and 2% from </w:t>
      </w:r>
      <w:r w:rsidRPr="005A51B5">
        <w:t>urban runoff</w:t>
      </w:r>
      <w:r>
        <w:t xml:space="preserve"> (</w:t>
      </w:r>
      <w:r w:rsidR="006014BA" w:rsidRPr="002B7D36">
        <w:rPr>
          <w:color w:val="FF0000"/>
          <w:highlight w:val="yellow"/>
        </w:rPr>
        <w:t>fig 7</w:t>
      </w:r>
      <w:r w:rsidR="006014BA" w:rsidRPr="006014BA">
        <w:rPr>
          <w:color w:val="000000" w:themeColor="text1"/>
        </w:rPr>
        <w:t xml:space="preserve">). Along the </w:t>
      </w:r>
      <w:r w:rsidR="00392734">
        <w:rPr>
          <w:color w:val="000000" w:themeColor="text1"/>
        </w:rPr>
        <w:t xml:space="preserve">course of the </w:t>
      </w:r>
      <w:r w:rsidR="006014BA">
        <w:rPr>
          <w:color w:val="000000" w:themeColor="text1"/>
        </w:rPr>
        <w:t xml:space="preserve">Sacramento River, agricultural activity (from applied fertilizer and manure) account from most of the TP loads from the headwaters through the central valley till about 70 km from the mouth when discharges from </w:t>
      </w:r>
      <w:r w:rsidR="006014BA">
        <w:t xml:space="preserve">Sac Regional wastewater treatment plan cause a great increase in TP </w:t>
      </w:r>
      <w:r w:rsidR="00392734">
        <w:t xml:space="preserve">loads </w:t>
      </w:r>
      <w:r w:rsidR="006014BA">
        <w:t xml:space="preserve">from point sources </w:t>
      </w:r>
      <w:r w:rsidR="00392734">
        <w:t xml:space="preserve">discharges </w:t>
      </w:r>
      <w:r w:rsidR="006014BA">
        <w:t>(</w:t>
      </w:r>
      <w:r w:rsidR="006014BA" w:rsidRPr="002B7D36">
        <w:rPr>
          <w:color w:val="FF0000"/>
          <w:highlight w:val="yellow"/>
        </w:rPr>
        <w:t>fig 8A</w:t>
      </w:r>
      <w:r w:rsidR="006014BA" w:rsidRPr="002B7D36">
        <w:rPr>
          <w:highlight w:val="yellow"/>
        </w:rPr>
        <w:t>).</w:t>
      </w:r>
      <w:r w:rsidR="006014BA">
        <w:t xml:space="preserve"> In the San Joaquin river </w:t>
      </w:r>
      <w:r w:rsidR="006014BA">
        <w:rPr>
          <w:color w:val="000000" w:themeColor="text1"/>
        </w:rPr>
        <w:t>agricultural activity also account f</w:t>
      </w:r>
      <w:r w:rsidR="003119BA">
        <w:rPr>
          <w:color w:val="000000" w:themeColor="text1"/>
        </w:rPr>
        <w:t>or</w:t>
      </w:r>
      <w:r w:rsidR="006014BA">
        <w:rPr>
          <w:color w:val="000000" w:themeColor="text1"/>
        </w:rPr>
        <w:t xml:space="preserve"> most of the TP loads along the course of the river. </w:t>
      </w:r>
      <w:r w:rsidR="006E4156">
        <w:rPr>
          <w:color w:val="000000" w:themeColor="text1"/>
        </w:rPr>
        <w:t>TP loads from point sources start to increase with the increase of discharges from waste water facilities, from Turlock and Modesto at 150 km and Stockton at 66km (</w:t>
      </w:r>
      <w:r w:rsidR="002B7D36" w:rsidRPr="002B7D36">
        <w:rPr>
          <w:color w:val="FF0000"/>
          <w:highlight w:val="yellow"/>
        </w:rPr>
        <w:t>f</w:t>
      </w:r>
      <w:r w:rsidR="006E4156" w:rsidRPr="002B7D36">
        <w:rPr>
          <w:color w:val="FF0000"/>
          <w:highlight w:val="yellow"/>
        </w:rPr>
        <w:t>ig 8B</w:t>
      </w:r>
      <w:r w:rsidR="006E4156">
        <w:rPr>
          <w:color w:val="000000" w:themeColor="text1"/>
        </w:rPr>
        <w:t xml:space="preserve">). </w:t>
      </w:r>
    </w:p>
    <w:p w14:paraId="65B098F1" w14:textId="6445F4C5" w:rsidR="006E4329" w:rsidRDefault="006E4329" w:rsidP="00626E27">
      <w:pPr>
        <w:rPr>
          <w:color w:val="000000" w:themeColor="text1"/>
        </w:rPr>
      </w:pPr>
      <w:r>
        <w:rPr>
          <w:noProof/>
          <w:color w:val="000000" w:themeColor="text1"/>
        </w:rPr>
        <w:lastRenderedPageBreak/>
        <w:drawing>
          <wp:inline distT="0" distB="0" distL="0" distR="0" wp14:anchorId="6ACC0CFE" wp14:editId="4AD50920">
            <wp:extent cx="4209803" cy="544798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7_TP_sourcesMap.png"/>
                    <pic:cNvPicPr/>
                  </pic:nvPicPr>
                  <pic:blipFill>
                    <a:blip r:embed="rId21">
                      <a:extLst>
                        <a:ext uri="{28A0092B-C50C-407E-A947-70E740481C1C}">
                          <a14:useLocalDpi xmlns:a14="http://schemas.microsoft.com/office/drawing/2010/main" val="0"/>
                        </a:ext>
                      </a:extLst>
                    </a:blip>
                    <a:stretch>
                      <a:fillRect/>
                    </a:stretch>
                  </pic:blipFill>
                  <pic:spPr>
                    <a:xfrm>
                      <a:off x="0" y="0"/>
                      <a:ext cx="4234700" cy="5480202"/>
                    </a:xfrm>
                    <a:prstGeom prst="rect">
                      <a:avLst/>
                    </a:prstGeom>
                  </pic:spPr>
                </pic:pic>
              </a:graphicData>
            </a:graphic>
          </wp:inline>
        </w:drawing>
      </w:r>
    </w:p>
    <w:p w14:paraId="04BA6191" w14:textId="5A758963" w:rsidR="006E4156" w:rsidRDefault="000012F4" w:rsidP="00626E27">
      <w:pPr>
        <w:rPr>
          <w:ins w:id="1020" w:author="Microsoft Office User" w:date="2019-10-29T09:25:00Z"/>
          <w:color w:val="000000" w:themeColor="text1"/>
        </w:rPr>
      </w:pPr>
      <w:r>
        <w:rPr>
          <w:noProof/>
          <w:color w:val="000000" w:themeColor="text1"/>
        </w:rPr>
        <w:lastRenderedPageBreak/>
        <w:drawing>
          <wp:inline distT="0" distB="0" distL="0" distR="0" wp14:anchorId="316F8EAF" wp14:editId="31764404">
            <wp:extent cx="5813425" cy="822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8_TP_SPARROW2012_RiverPlots.png"/>
                    <pic:cNvPicPr/>
                  </pic:nvPicPr>
                  <pic:blipFill>
                    <a:blip r:embed="rId22">
                      <a:extLst>
                        <a:ext uri="{28A0092B-C50C-407E-A947-70E740481C1C}">
                          <a14:useLocalDpi xmlns:a14="http://schemas.microsoft.com/office/drawing/2010/main" val="0"/>
                        </a:ext>
                      </a:extLst>
                    </a:blip>
                    <a:stretch>
                      <a:fillRect/>
                    </a:stretch>
                  </pic:blipFill>
                  <pic:spPr>
                    <a:xfrm>
                      <a:off x="0" y="0"/>
                      <a:ext cx="5813425" cy="8229600"/>
                    </a:xfrm>
                    <a:prstGeom prst="rect">
                      <a:avLst/>
                    </a:prstGeom>
                  </pic:spPr>
                </pic:pic>
              </a:graphicData>
            </a:graphic>
          </wp:inline>
        </w:drawing>
      </w:r>
    </w:p>
    <w:p w14:paraId="6A248463" w14:textId="15F7B99C" w:rsidR="005747B6" w:rsidRDefault="005747B6" w:rsidP="00626E27">
      <w:pPr>
        <w:rPr>
          <w:ins w:id="1021" w:author="Microsoft Office User" w:date="2019-10-29T09:25:00Z"/>
          <w:color w:val="000000" w:themeColor="text1"/>
        </w:rPr>
      </w:pPr>
    </w:p>
    <w:p w14:paraId="5B9861DF" w14:textId="59A0B745" w:rsidR="005747B6" w:rsidRPr="00C6707F" w:rsidRDefault="005747B6" w:rsidP="00626E27">
      <w:pPr>
        <w:rPr>
          <w:ins w:id="1022" w:author="Microsoft Office User" w:date="2019-10-29T10:45:00Z"/>
          <w:b/>
          <w:bCs/>
          <w:color w:val="000000" w:themeColor="text1"/>
          <w:rPrChange w:id="1023" w:author="Microsoft Office User" w:date="2019-10-29T10:58:00Z">
            <w:rPr>
              <w:ins w:id="1024" w:author="Microsoft Office User" w:date="2019-10-29T10:45:00Z"/>
              <w:color w:val="000000" w:themeColor="text1"/>
            </w:rPr>
          </w:rPrChange>
        </w:rPr>
      </w:pPr>
      <w:ins w:id="1025" w:author="Microsoft Office User" w:date="2019-10-29T09:25:00Z">
        <w:r w:rsidRPr="00C6707F">
          <w:rPr>
            <w:b/>
            <w:bCs/>
            <w:color w:val="000000" w:themeColor="text1"/>
            <w:rPrChange w:id="1026" w:author="Microsoft Office User" w:date="2019-10-29T10:58:00Z">
              <w:rPr>
                <w:color w:val="000000" w:themeColor="text1"/>
              </w:rPr>
            </w:rPrChange>
          </w:rPr>
          <w:t xml:space="preserve">Comparison of Estimated Loads </w:t>
        </w:r>
      </w:ins>
      <w:ins w:id="1027" w:author="Microsoft Office User" w:date="2019-10-29T09:26:00Z">
        <w:r w:rsidRPr="00C6707F">
          <w:rPr>
            <w:b/>
            <w:bCs/>
            <w:color w:val="000000" w:themeColor="text1"/>
            <w:rPrChange w:id="1028" w:author="Microsoft Office User" w:date="2019-10-29T10:58:00Z">
              <w:rPr>
                <w:color w:val="000000" w:themeColor="text1"/>
              </w:rPr>
            </w:rPrChange>
          </w:rPr>
          <w:t>F</w:t>
        </w:r>
      </w:ins>
      <w:ins w:id="1029" w:author="Microsoft Office User" w:date="2019-10-29T09:25:00Z">
        <w:r w:rsidRPr="00C6707F">
          <w:rPr>
            <w:b/>
            <w:bCs/>
            <w:color w:val="000000" w:themeColor="text1"/>
            <w:rPrChange w:id="1030" w:author="Microsoft Office User" w:date="2019-10-29T10:58:00Z">
              <w:rPr>
                <w:color w:val="000000" w:themeColor="text1"/>
              </w:rPr>
            </w:rPrChange>
          </w:rPr>
          <w:t xml:space="preserve">rom </w:t>
        </w:r>
      </w:ins>
      <w:ins w:id="1031" w:author="Microsoft Office User" w:date="2019-10-29T09:26:00Z">
        <w:r w:rsidRPr="00C6707F">
          <w:rPr>
            <w:b/>
            <w:bCs/>
            <w:color w:val="000000" w:themeColor="text1"/>
            <w:rPrChange w:id="1032" w:author="Microsoft Office User" w:date="2019-10-29T10:58:00Z">
              <w:rPr>
                <w:color w:val="000000" w:themeColor="text1"/>
              </w:rPr>
            </w:rPrChange>
          </w:rPr>
          <w:t>M</w:t>
        </w:r>
      </w:ins>
      <w:ins w:id="1033" w:author="Microsoft Office User" w:date="2019-10-29T09:25:00Z">
        <w:r w:rsidRPr="00C6707F">
          <w:rPr>
            <w:b/>
            <w:bCs/>
            <w:color w:val="000000" w:themeColor="text1"/>
            <w:rPrChange w:id="1034" w:author="Microsoft Office User" w:date="2019-10-29T10:58:00Z">
              <w:rPr>
                <w:color w:val="000000" w:themeColor="text1"/>
              </w:rPr>
            </w:rPrChange>
          </w:rPr>
          <w:t>odels</w:t>
        </w:r>
      </w:ins>
      <w:ins w:id="1035" w:author="Microsoft Office User" w:date="2019-10-29T09:26:00Z">
        <w:r w:rsidRPr="00C6707F">
          <w:rPr>
            <w:b/>
            <w:bCs/>
            <w:color w:val="000000" w:themeColor="text1"/>
            <w:rPrChange w:id="1036" w:author="Microsoft Office User" w:date="2019-10-29T10:58:00Z">
              <w:rPr>
                <w:color w:val="000000" w:themeColor="text1"/>
              </w:rPr>
            </w:rPrChange>
          </w:rPr>
          <w:t xml:space="preserve"> and Continuous Monitoring</w:t>
        </w:r>
      </w:ins>
    </w:p>
    <w:p w14:paraId="05A3B127" w14:textId="77DF7607" w:rsidR="0035683C" w:rsidRDefault="0035683C" w:rsidP="00626E27">
      <w:pPr>
        <w:rPr>
          <w:ins w:id="1037" w:author="Microsoft Office User" w:date="2019-10-29T10:48:00Z"/>
          <w:color w:val="000000" w:themeColor="text1"/>
        </w:rPr>
      </w:pPr>
    </w:p>
    <w:p w14:paraId="52BFF097" w14:textId="2C4105B7" w:rsidR="002B34B7" w:rsidRDefault="002B34B7" w:rsidP="002B34B7">
      <w:pPr>
        <w:ind w:firstLine="720"/>
        <w:rPr>
          <w:ins w:id="1038" w:author="Microsoft Office User" w:date="2019-10-29T14:52:00Z"/>
        </w:rPr>
      </w:pPr>
      <w:ins w:id="1039" w:author="Microsoft Office User" w:date="2019-10-29T10:48:00Z">
        <w:r>
          <w:t xml:space="preserve">Models such as WRTDS rely on discrete samples which need to be collected throughout the year and throughout the range of flow conditions.  The </w:t>
        </w:r>
      </w:ins>
      <w:ins w:id="1040" w:author="Microsoft Office User" w:date="2019-10-29T14:19:00Z">
        <w:r w:rsidR="00FA52A1">
          <w:t xml:space="preserve">WRTDS </w:t>
        </w:r>
      </w:ins>
      <w:ins w:id="1041" w:author="Microsoft Office User" w:date="2019-10-29T10:48:00Z">
        <w:r>
          <w:t>models used here had a sufficient number of discrete samples to produce results with low bias, but it is generally impossible to have a sufficient number of samples to adequately characterize the full range of concentrations</w:t>
        </w:r>
      </w:ins>
      <w:ins w:id="1042" w:author="Microsoft Office User" w:date="2019-10-29T14:19:00Z">
        <w:r w:rsidR="00FA52A1">
          <w:t xml:space="preserve"> over all flow conditions</w:t>
        </w:r>
      </w:ins>
      <w:ins w:id="1043" w:author="Microsoft Office User" w:date="2019-10-29T10:48:00Z">
        <w:r>
          <w:t xml:space="preserve"> (Pellerin et al., 2014).  Water quality sensors can be used to collect data continuously and at high sampling frequency.  A nitrate sensor has been used at the Sacramento River at Freeport site since 2013.  </w:t>
        </w:r>
      </w:ins>
      <w:ins w:id="1044" w:author="Microsoft Office User" w:date="2019-10-29T13:51:00Z">
        <w:r w:rsidR="00831F6A">
          <w:t>A comparison plot of nitrate measured by the sensor and the modeled concentrations of nitrate are shown in figure xx.  Also shown is a plot of nitrate measured by the sensor and dis</w:t>
        </w:r>
      </w:ins>
      <w:ins w:id="1045" w:author="Microsoft Office User" w:date="2019-10-29T13:52:00Z">
        <w:r w:rsidR="00831F6A">
          <w:t>charge of the Sacramento River at Freeport at 15 minute intervals.</w:t>
        </w:r>
      </w:ins>
      <w:ins w:id="1046" w:author="Microsoft Office User" w:date="2019-10-29T10:48:00Z">
        <w:r>
          <w:t xml:space="preserve"> It is evident from Figure xx that the EGRET model does not capture the higher concentrations which are mostly associated with runoff events.  Discharge and load at this site for the period of time of sensor deployment are shown in Figure xx.  </w:t>
        </w:r>
      </w:ins>
    </w:p>
    <w:p w14:paraId="55850A81" w14:textId="6BF0EC93" w:rsidR="00FD303A" w:rsidRDefault="00FD303A" w:rsidP="002B34B7">
      <w:pPr>
        <w:ind w:firstLine="720"/>
        <w:rPr>
          <w:ins w:id="1047" w:author="Microsoft Office User" w:date="2019-10-29T14:52:00Z"/>
        </w:rPr>
      </w:pPr>
    </w:p>
    <w:p w14:paraId="14B0AAF5" w14:textId="63989C3B" w:rsidR="00FD303A" w:rsidRDefault="00FD303A">
      <w:pPr>
        <w:ind w:firstLine="720"/>
        <w:rPr>
          <w:ins w:id="1048" w:author="Microsoft Office User" w:date="2019-10-29T10:46:00Z"/>
          <w:color w:val="000000" w:themeColor="text1"/>
        </w:rPr>
        <w:pPrChange w:id="1049" w:author="Microsoft Office User" w:date="2019-10-29T10:48:00Z">
          <w:pPr/>
        </w:pPrChange>
      </w:pPr>
      <w:ins w:id="1050" w:author="Microsoft Office User" w:date="2019-10-29T14:52:00Z">
        <w:r>
          <w:t xml:space="preserve">Peak nitrate concentrations generally occur before peak discharge indicating that dilution lowers concentration. </w:t>
        </w:r>
      </w:ins>
      <w:ins w:id="1051" w:author="Microsoft Office User" w:date="2019-10-29T14:53:00Z">
        <w:r>
          <w:t xml:space="preserve"> </w:t>
        </w:r>
      </w:ins>
      <w:ins w:id="1052" w:author="Microsoft Office User" w:date="2019-10-29T15:37:00Z">
        <w:r w:rsidR="008954CE">
          <w:t xml:space="preserve">The modeled nitrate concentrations from WRTDS match up well with the </w:t>
        </w:r>
      </w:ins>
      <w:ins w:id="1053" w:author="Microsoft Office User" w:date="2019-10-29T15:38:00Z">
        <w:r w:rsidR="008954CE">
          <w:t xml:space="preserve">in-situ sensor measurements, but obviously miss the peaks in concentration.  The nitrate sensor had </w:t>
        </w:r>
      </w:ins>
      <w:ins w:id="1054" w:author="Microsoft Office User" w:date="2019-10-29T15:39:00Z">
        <w:r w:rsidR="008954CE">
          <w:t>down periods of time so annual load calculations cannot always be made.  In particular, the sensor was not recording nitrate during the high flow period in 2017 when discharge was the highest for the p</w:t>
        </w:r>
      </w:ins>
      <w:ins w:id="1055" w:author="Microsoft Office User" w:date="2019-10-29T15:40:00Z">
        <w:r w:rsidR="008954CE">
          <w:t xml:space="preserve">eriod of record.  Comparisons of annual load could be made for three years: water years 2014, 2015, and 2016.  </w:t>
        </w:r>
      </w:ins>
      <w:ins w:id="1056" w:author="Microsoft Office User" w:date="2019-10-29T15:41:00Z">
        <w:r w:rsidR="008954CE">
          <w:t xml:space="preserve">The WRTDS calculated load for water year 14 was slightly higher than the sensor (873026 kg for WRTDS and 858319 kg for the sensor).  The WRTDS </w:t>
        </w:r>
      </w:ins>
      <w:ins w:id="1057" w:author="Microsoft Office User" w:date="2019-10-29T15:42:00Z">
        <w:r w:rsidR="008954CE">
          <w:t>estimate of load was lower in water years 2015 and 2016.  In 2015, the WRTDS estimate was 1400</w:t>
        </w:r>
      </w:ins>
      <w:ins w:id="1058" w:author="Microsoft Office User" w:date="2019-10-30T08:26:00Z">
        <w:r w:rsidR="00AA3003">
          <w:t>,</w:t>
        </w:r>
      </w:ins>
      <w:ins w:id="1059" w:author="Microsoft Office User" w:date="2019-10-29T15:42:00Z">
        <w:r w:rsidR="008954CE">
          <w:t>923 kg while the sensor estimate was 2</w:t>
        </w:r>
      </w:ins>
      <w:ins w:id="1060" w:author="Microsoft Office User" w:date="2019-10-30T08:26:00Z">
        <w:r w:rsidR="00AA3003">
          <w:t>,</w:t>
        </w:r>
      </w:ins>
      <w:ins w:id="1061" w:author="Microsoft Office User" w:date="2019-10-29T15:42:00Z">
        <w:r w:rsidR="008954CE">
          <w:t>057</w:t>
        </w:r>
      </w:ins>
      <w:ins w:id="1062" w:author="Microsoft Office User" w:date="2019-10-30T08:26:00Z">
        <w:r w:rsidR="00AA3003">
          <w:t>,</w:t>
        </w:r>
      </w:ins>
      <w:ins w:id="1063" w:author="Microsoft Office User" w:date="2019-10-29T15:42:00Z">
        <w:r w:rsidR="008954CE">
          <w:t xml:space="preserve">506 kg.  </w:t>
        </w:r>
      </w:ins>
      <w:ins w:id="1064" w:author="Microsoft Office User" w:date="2019-10-29T15:43:00Z">
        <w:r w:rsidR="008954CE">
          <w:t>In 2016, the WRTDS estimate was  2</w:t>
        </w:r>
      </w:ins>
      <w:ins w:id="1065" w:author="Microsoft Office User" w:date="2019-10-30T08:26:00Z">
        <w:r w:rsidR="00AA3003">
          <w:t>,</w:t>
        </w:r>
      </w:ins>
      <w:ins w:id="1066" w:author="Microsoft Office User" w:date="2019-10-29T15:43:00Z">
        <w:r w:rsidR="008954CE">
          <w:t>255</w:t>
        </w:r>
      </w:ins>
      <w:ins w:id="1067" w:author="Microsoft Office User" w:date="2019-10-30T08:26:00Z">
        <w:r w:rsidR="00AA3003">
          <w:t>,</w:t>
        </w:r>
      </w:ins>
      <w:ins w:id="1068" w:author="Microsoft Office User" w:date="2019-10-29T15:43:00Z">
        <w:r w:rsidR="008954CE">
          <w:t>313 kg and the sensor estimate was 2</w:t>
        </w:r>
      </w:ins>
      <w:ins w:id="1069" w:author="Microsoft Office User" w:date="2019-10-30T08:26:00Z">
        <w:r w:rsidR="00AA3003">
          <w:t>,</w:t>
        </w:r>
      </w:ins>
      <w:ins w:id="1070" w:author="Microsoft Office User" w:date="2019-10-29T15:43:00Z">
        <w:r w:rsidR="008954CE">
          <w:t>996</w:t>
        </w:r>
      </w:ins>
      <w:ins w:id="1071" w:author="Microsoft Office User" w:date="2019-10-30T08:26:00Z">
        <w:r w:rsidR="00AA3003">
          <w:t>,</w:t>
        </w:r>
      </w:ins>
      <w:ins w:id="1072" w:author="Microsoft Office User" w:date="2019-10-29T15:43:00Z">
        <w:r w:rsidR="008954CE">
          <w:t xml:space="preserve">616 kg.  </w:t>
        </w:r>
      </w:ins>
      <w:ins w:id="1073" w:author="Microsoft Office User" w:date="2019-10-30T08:27:00Z">
        <w:r w:rsidR="006D6B92">
          <w:t>The</w:t>
        </w:r>
      </w:ins>
      <w:ins w:id="1074" w:author="Microsoft Office User" w:date="2019-10-29T15:45:00Z">
        <w:r w:rsidR="00E07003">
          <w:t xml:space="preserve"> sensor measured loads were between 98 to 146% of the estimated WRTDS loads.</w:t>
        </w:r>
      </w:ins>
      <w:ins w:id="1075" w:author="Microsoft Office User" w:date="2019-10-29T15:53:00Z">
        <w:r w:rsidR="00F87400">
          <w:t xml:space="preserve">  The higher loads measured with the sensor are consistent with the fact that discrete </w:t>
        </w:r>
      </w:ins>
      <w:ins w:id="1076" w:author="Microsoft Office User" w:date="2019-10-29T15:54:00Z">
        <w:r w:rsidR="00F87400">
          <w:t>sampling cannot always measure the highest concentrations especially with infrequent sampling.</w:t>
        </w:r>
      </w:ins>
    </w:p>
    <w:p w14:paraId="0A99C261" w14:textId="5E484F7B" w:rsidR="0035683C" w:rsidRDefault="0035683C" w:rsidP="00626E27">
      <w:pPr>
        <w:rPr>
          <w:ins w:id="1077" w:author="Microsoft Office User" w:date="2019-10-29T13:52:00Z"/>
          <w:color w:val="000000" w:themeColor="text1"/>
        </w:rPr>
      </w:pPr>
    </w:p>
    <w:p w14:paraId="171E0770" w14:textId="761020C9" w:rsidR="00831F6A" w:rsidRDefault="00831F6A" w:rsidP="00626E27">
      <w:pPr>
        <w:rPr>
          <w:ins w:id="1078" w:author="Microsoft Office User" w:date="2019-10-29T13:52:00Z"/>
          <w:color w:val="000000" w:themeColor="text1"/>
        </w:rPr>
      </w:pPr>
    </w:p>
    <w:p w14:paraId="63C6BBB3" w14:textId="309ED0F7" w:rsidR="00831F6A" w:rsidRDefault="00831F6A" w:rsidP="00626E27">
      <w:pPr>
        <w:rPr>
          <w:ins w:id="1079" w:author="Microsoft Office User" w:date="2019-10-29T13:52:00Z"/>
          <w:color w:val="000000" w:themeColor="text1"/>
        </w:rPr>
      </w:pPr>
    </w:p>
    <w:p w14:paraId="57C3700A" w14:textId="6DF803CF" w:rsidR="00831F6A" w:rsidRDefault="00831F6A" w:rsidP="00626E27">
      <w:pPr>
        <w:rPr>
          <w:ins w:id="1080" w:author="Microsoft Office User" w:date="2019-10-29T13:52:00Z"/>
          <w:color w:val="000000" w:themeColor="text1"/>
        </w:rPr>
      </w:pPr>
    </w:p>
    <w:p w14:paraId="5EB710DC" w14:textId="0F2AB12B" w:rsidR="00831F6A" w:rsidRDefault="00831F6A" w:rsidP="00626E27">
      <w:pPr>
        <w:rPr>
          <w:ins w:id="1081" w:author="Microsoft Office User" w:date="2019-10-29T13:52:00Z"/>
          <w:color w:val="000000" w:themeColor="text1"/>
        </w:rPr>
      </w:pPr>
    </w:p>
    <w:p w14:paraId="73DB7C49" w14:textId="6A66D0DA" w:rsidR="00831F6A" w:rsidRDefault="00831F6A" w:rsidP="00626E27">
      <w:pPr>
        <w:rPr>
          <w:ins w:id="1082" w:author="Microsoft Office User" w:date="2019-10-29T13:52:00Z"/>
          <w:color w:val="000000" w:themeColor="text1"/>
        </w:rPr>
      </w:pPr>
      <w:ins w:id="1083" w:author="Microsoft Office User" w:date="2019-10-29T13:52:00Z">
        <w:r>
          <w:rPr>
            <w:noProof/>
            <w:color w:val="000000" w:themeColor="text1"/>
          </w:rPr>
          <w:lastRenderedPageBreak/>
          <w:drawing>
            <wp:inline distT="0" distB="0" distL="0" distR="0" wp14:anchorId="6C3A576C" wp14:editId="6B9FBEC7">
              <wp:extent cx="5943600" cy="2337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reeport_Sensor_discharge_model_compar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37435"/>
                      </a:xfrm>
                      <a:prstGeom prst="rect">
                        <a:avLst/>
                      </a:prstGeom>
                    </pic:spPr>
                  </pic:pic>
                </a:graphicData>
              </a:graphic>
            </wp:inline>
          </w:drawing>
        </w:r>
      </w:ins>
    </w:p>
    <w:p w14:paraId="05671F14" w14:textId="689255E0" w:rsidR="00831F6A" w:rsidRDefault="00831F6A" w:rsidP="00626E27">
      <w:pPr>
        <w:rPr>
          <w:color w:val="000000" w:themeColor="text1"/>
        </w:rPr>
      </w:pPr>
      <w:ins w:id="1084" w:author="Microsoft Office User" w:date="2019-10-29T13:52:00Z">
        <w:r>
          <w:rPr>
            <w:color w:val="000000" w:themeColor="text1"/>
          </w:rPr>
          <w:t xml:space="preserve">Figure xx.  </w:t>
        </w:r>
      </w:ins>
      <w:ins w:id="1085" w:author="Microsoft Office User" w:date="2019-10-29T13:53:00Z">
        <w:r>
          <w:rPr>
            <w:color w:val="000000" w:themeColor="text1"/>
          </w:rPr>
          <w:t>Comparison of nitrate measurements made by the sensor and nitrate concentrations modeled with WRTDS; Nitrate concentration measured by the sensor and continuous 15 minute discharge</w:t>
        </w:r>
      </w:ins>
      <w:ins w:id="1086" w:author="Microsoft Office User" w:date="2019-10-29T14:24:00Z">
        <w:r w:rsidR="00A807FF">
          <w:rPr>
            <w:color w:val="000000" w:themeColor="text1"/>
          </w:rPr>
          <w:t xml:space="preserve"> values</w:t>
        </w:r>
      </w:ins>
      <w:ins w:id="1087" w:author="Microsoft Office User" w:date="2019-10-29T13:53:00Z">
        <w:r>
          <w:rPr>
            <w:color w:val="000000" w:themeColor="text1"/>
          </w:rPr>
          <w:t xml:space="preserve">. </w:t>
        </w:r>
      </w:ins>
    </w:p>
    <w:p w14:paraId="44570C42" w14:textId="00BBBFA7" w:rsidR="006E4156" w:rsidDel="00F3452C" w:rsidRDefault="00392734" w:rsidP="00392734">
      <w:pPr>
        <w:pStyle w:val="Heading3"/>
        <w:rPr>
          <w:moveFrom w:id="1088" w:author="Microsoft Office User" w:date="2019-10-23T14:16:00Z"/>
        </w:rPr>
      </w:pPr>
      <w:moveFromRangeStart w:id="1089" w:author="Microsoft Office User" w:date="2019-10-23T14:16:00Z" w:name="move22732624"/>
      <w:moveFrom w:id="1090" w:author="Microsoft Office User" w:date="2019-10-23T14:16:00Z">
        <w:r w:rsidDel="00F3452C">
          <w:t>EGRET</w:t>
        </w:r>
        <w:r w:rsidR="00FE58E3" w:rsidDel="00F3452C">
          <w:t xml:space="preserve"> and the </w:t>
        </w:r>
        <w:r w:rsidR="00FE58E3" w:rsidRPr="00933A14" w:rsidDel="00F3452C">
          <w:t>WRTDS model</w:t>
        </w:r>
        <w:r w:rsidDel="00F3452C">
          <w:t>:</w:t>
        </w:r>
      </w:moveFrom>
    </w:p>
    <w:p w14:paraId="1E696E21" w14:textId="4DC5801D" w:rsidR="00933A14" w:rsidDel="00F3452C" w:rsidRDefault="002C5A5A" w:rsidP="00933A14">
      <w:pPr>
        <w:rPr>
          <w:moveFrom w:id="1091" w:author="Microsoft Office User" w:date="2019-10-23T14:16:00Z"/>
        </w:rPr>
      </w:pPr>
      <w:moveFrom w:id="1092" w:author="Microsoft Office User" w:date="2019-10-23T14:16:00Z">
        <w:r w:rsidRPr="00933A14" w:rsidDel="00F3452C">
          <w:t xml:space="preserve">Estimated flow-normalized concentrations and fluxes for </w:t>
        </w:r>
        <w:r w:rsidR="008F095C" w:rsidDel="00F3452C">
          <w:t xml:space="preserve">nitrogen forms; </w:t>
        </w:r>
        <w:r w:rsidR="008F095C" w:rsidRPr="00933A14" w:rsidDel="00F3452C">
          <w:t>Nitrate</w:t>
        </w:r>
        <w:r w:rsidR="002152BE" w:rsidRPr="00933A14" w:rsidDel="00F3452C">
          <w:t xml:space="preserve"> (NO3), Ammonium (NH</w:t>
        </w:r>
        <w:r w:rsidR="00CB4CBA" w:rsidDel="00F3452C">
          <w:t>4</w:t>
        </w:r>
        <w:r w:rsidR="002152BE" w:rsidRPr="00933A14" w:rsidDel="00F3452C">
          <w:t xml:space="preserve">), </w:t>
        </w:r>
        <w:r w:rsidR="008F095C" w:rsidRPr="00933A14" w:rsidDel="00F3452C">
          <w:t>Total Kjeldahl (TKN),</w:t>
        </w:r>
        <w:r w:rsidR="003119BA" w:rsidDel="00F3452C">
          <w:t xml:space="preserve"> </w:t>
        </w:r>
        <w:r w:rsidR="003119BA" w:rsidRPr="00933A14" w:rsidDel="00F3452C">
          <w:t>Orthophosphate (OP)</w:t>
        </w:r>
        <w:r w:rsidR="003119BA" w:rsidDel="00F3452C">
          <w:t xml:space="preserve">, and </w:t>
        </w:r>
        <w:r w:rsidRPr="00933A14" w:rsidDel="00F3452C">
          <w:t xml:space="preserve">Total Phosphorus (TP), over the 1970-2019 period </w:t>
        </w:r>
        <w:r w:rsidR="008F095C" w:rsidDel="00F3452C">
          <w:t xml:space="preserve">were estimated </w:t>
        </w:r>
        <w:r w:rsidRPr="00933A14" w:rsidDel="00F3452C">
          <w:t xml:space="preserve">using the WRTDS model </w:t>
        </w:r>
        <w:r w:rsidR="00972AC9" w:rsidDel="00F3452C">
          <w:t xml:space="preserve">for the Sacramento River near </w:t>
        </w:r>
        <w:r w:rsidR="008F095C" w:rsidDel="00F3452C">
          <w:t xml:space="preserve">Freeport and the San Joaquin River at Vernalis. </w:t>
        </w:r>
      </w:moveFrom>
    </w:p>
    <w:p w14:paraId="1AB7FA2C" w14:textId="2CD0C568" w:rsidR="008F095C" w:rsidDel="00F3452C" w:rsidRDefault="008F095C" w:rsidP="00933A14">
      <w:pPr>
        <w:rPr>
          <w:moveFrom w:id="1093" w:author="Microsoft Office User" w:date="2019-10-23T14:16:00Z"/>
        </w:rPr>
      </w:pPr>
    </w:p>
    <w:p w14:paraId="2311407D" w14:textId="3E103EF3" w:rsidR="008F095C" w:rsidRPr="00DC0978" w:rsidDel="00F3452C" w:rsidRDefault="008F095C" w:rsidP="00FE58E3">
      <w:pPr>
        <w:pStyle w:val="Heading4"/>
        <w:rPr>
          <w:moveFrom w:id="1094" w:author="Microsoft Office User" w:date="2019-10-23T14:16:00Z"/>
          <w:b/>
          <w:i w:val="0"/>
        </w:rPr>
      </w:pPr>
      <w:moveFrom w:id="1095" w:author="Microsoft Office User" w:date="2019-10-23T14:16:00Z">
        <w:r w:rsidRPr="00DC0978" w:rsidDel="00F3452C">
          <w:rPr>
            <w:b/>
            <w:i w:val="0"/>
          </w:rPr>
          <w:t>Sacramento River</w:t>
        </w:r>
        <w:r w:rsidR="004B1FD4" w:rsidRPr="00DC0978" w:rsidDel="00F3452C">
          <w:rPr>
            <w:b/>
            <w:i w:val="0"/>
          </w:rPr>
          <w:t xml:space="preserve"> near Freeport</w:t>
        </w:r>
        <w:r w:rsidRPr="00DC0978" w:rsidDel="00F3452C">
          <w:rPr>
            <w:b/>
            <w:i w:val="0"/>
          </w:rPr>
          <w:t>:</w:t>
        </w:r>
      </w:moveFrom>
    </w:p>
    <w:p w14:paraId="10719332" w14:textId="104BB9DC" w:rsidR="008F095C" w:rsidDel="00F3452C" w:rsidRDefault="008F095C" w:rsidP="00933A14">
      <w:pPr>
        <w:rPr>
          <w:moveFrom w:id="1096" w:author="Microsoft Office User" w:date="2019-10-23T14:16:00Z"/>
        </w:rPr>
      </w:pPr>
    </w:p>
    <w:p w14:paraId="7A8B61EB" w14:textId="58141343" w:rsidR="003E24D5" w:rsidRPr="004A2857" w:rsidDel="00F3452C" w:rsidRDefault="00933A14" w:rsidP="003E24D5">
      <w:pPr>
        <w:tabs>
          <w:tab w:val="left" w:pos="2430"/>
        </w:tabs>
        <w:autoSpaceDE w:val="0"/>
        <w:autoSpaceDN w:val="0"/>
        <w:adjustRightInd w:val="0"/>
        <w:rPr>
          <w:moveFrom w:id="1097" w:author="Microsoft Office User" w:date="2019-10-23T14:16:00Z"/>
          <w:rFonts w:ascii="Arial" w:hAnsi="Arial" w:cs="Arial"/>
          <w:color w:val="FF0000"/>
          <w:shd w:val="clear" w:color="auto" w:fill="FFFFFF"/>
        </w:rPr>
      </w:pPr>
      <w:moveFrom w:id="1098" w:author="Microsoft Office User" w:date="2019-10-23T14:16:00Z">
        <w:r w:rsidRPr="00662D71" w:rsidDel="00F3452C">
          <w:t xml:space="preserve">Results </w:t>
        </w:r>
        <w:r w:rsidR="004B1FD4" w:rsidDel="00F3452C">
          <w:t xml:space="preserve">of the WRTDS model are shown in </w:t>
        </w:r>
        <w:r w:rsidR="004B1FD4" w:rsidRPr="0075234B" w:rsidDel="00F3452C">
          <w:rPr>
            <w:color w:val="FF0000"/>
          </w:rPr>
          <w:t xml:space="preserve">figure </w:t>
        </w:r>
        <w:r w:rsidR="0075234B" w:rsidRPr="0075234B" w:rsidDel="00F3452C">
          <w:rPr>
            <w:color w:val="FF0000"/>
          </w:rPr>
          <w:t>9</w:t>
        </w:r>
        <w:r w:rsidR="004B1FD4" w:rsidDel="00F3452C">
          <w:t xml:space="preserve">, </w:t>
        </w:r>
        <w:r w:rsidR="004B1FD4" w:rsidRPr="00662D71" w:rsidDel="00F3452C">
          <w:t>flow-normalized</w:t>
        </w:r>
        <w:r w:rsidR="004B1FD4" w:rsidDel="00F3452C">
          <w:t xml:space="preserve"> NO3 concentrations and loads fallow a similar pattern</w:t>
        </w:r>
        <w:r w:rsidR="006979DF" w:rsidDel="00F3452C">
          <w:t xml:space="preserve"> throughout the 1970-2019 period (</w:t>
        </w:r>
        <w:r w:rsidR="006979DF" w:rsidRPr="002B7D36" w:rsidDel="00F3452C">
          <w:rPr>
            <w:color w:val="FF0000"/>
            <w:highlight w:val="yellow"/>
          </w:rPr>
          <w:t xml:space="preserve">fig </w:t>
        </w:r>
        <w:r w:rsidR="002F384C" w:rsidRPr="002B7D36" w:rsidDel="00F3452C">
          <w:rPr>
            <w:color w:val="FF0000"/>
            <w:highlight w:val="yellow"/>
          </w:rPr>
          <w:t>9</w:t>
        </w:r>
        <w:r w:rsidR="006979DF" w:rsidRPr="002B7D36" w:rsidDel="00F3452C">
          <w:rPr>
            <w:color w:val="FF0000"/>
            <w:highlight w:val="yellow"/>
          </w:rPr>
          <w:t xml:space="preserve">a, and </w:t>
        </w:r>
        <w:r w:rsidR="002F384C" w:rsidRPr="002B7D36" w:rsidDel="00F3452C">
          <w:rPr>
            <w:color w:val="FF0000"/>
            <w:highlight w:val="yellow"/>
          </w:rPr>
          <w:t>9</w:t>
        </w:r>
        <w:r w:rsidR="006979DF" w:rsidRPr="002B7D36" w:rsidDel="00F3452C">
          <w:rPr>
            <w:color w:val="FF0000"/>
            <w:highlight w:val="yellow"/>
          </w:rPr>
          <w:t>b</w:t>
        </w:r>
        <w:r w:rsidR="006979DF" w:rsidDel="00F3452C">
          <w:t>)</w:t>
        </w:r>
        <w:r w:rsidR="001F17D1" w:rsidDel="00F3452C">
          <w:t>. These patterns are effected greatly by flow variations reflected by extreme weather conditions of wet and dry years. C</w:t>
        </w:r>
        <w:r w:rsidR="004B1FD4" w:rsidDel="00F3452C">
          <w:t>oncentrations and loads increase in the earlier time period (1975 to 1983) f</w:t>
        </w:r>
        <w:r w:rsidR="006979DF" w:rsidDel="00F3452C">
          <w:t>o</w:t>
        </w:r>
        <w:r w:rsidR="004B1FD4" w:rsidDel="00F3452C">
          <w:t xml:space="preserve">llowed by a </w:t>
        </w:r>
        <w:r w:rsidR="001F17D1" w:rsidDel="00F3452C">
          <w:t xml:space="preserve">slight </w:t>
        </w:r>
        <w:r w:rsidR="004B1FD4" w:rsidDel="00F3452C">
          <w:t xml:space="preserve">decrease </w:t>
        </w:r>
        <w:r w:rsidR="001F17D1" w:rsidDel="00F3452C">
          <w:t xml:space="preserve">1983, associated to extreme wet conditions and dilution of concentration. Concentrations increased slightly in late 1980s </w:t>
        </w:r>
        <w:r w:rsidR="00131FDD" w:rsidDel="00F3452C">
          <w:t>and NO3 concentrations and loads reach their highest estimates in 1988 (0.15 mg/L, and 3</w:t>
        </w:r>
        <w:r w:rsidR="002F384C" w:rsidDel="00F3452C">
          <w:t>.1</w:t>
        </w:r>
        <w:r w:rsidR="00131FDD" w:rsidDel="00F3452C">
          <w:t xml:space="preserve">5 million kg/Year respectively). </w:t>
        </w:r>
        <w:r w:rsidR="008D44D9" w:rsidDel="00F3452C">
          <w:t>Concentrations</w:t>
        </w:r>
        <w:r w:rsidR="00131FDD" w:rsidDel="00F3452C">
          <w:t xml:space="preserve"> declined in the early 1990s and</w:t>
        </w:r>
        <w:r w:rsidR="008D44D9" w:rsidDel="00F3452C">
          <w:t xml:space="preserve"> remained throughout the </w:t>
        </w:r>
        <w:r w:rsidR="00131FDD" w:rsidDel="00F3452C">
          <w:t>mid-1990s</w:t>
        </w:r>
        <w:r w:rsidR="008D44D9" w:rsidDel="00F3452C">
          <w:t xml:space="preserve"> and early 2000</w:t>
        </w:r>
        <w:r w:rsidR="006979DF" w:rsidDel="00F3452C">
          <w:t>s</w:t>
        </w:r>
        <w:r w:rsidR="00131FDD" w:rsidDel="00F3452C">
          <w:t xml:space="preserve"> </w:t>
        </w:r>
        <w:r w:rsidR="008D44D9" w:rsidDel="00F3452C">
          <w:t>a</w:t>
        </w:r>
        <w:r w:rsidR="00A20F2C" w:rsidDel="00F3452C">
          <w:t>nd</w:t>
        </w:r>
        <w:r w:rsidR="008D44D9" w:rsidDel="00F3452C">
          <w:t xml:space="preserve"> decrease</w:t>
        </w:r>
        <w:r w:rsidR="00A20F2C" w:rsidDel="00F3452C">
          <w:t>d</w:t>
        </w:r>
        <w:r w:rsidR="008D44D9" w:rsidDel="00F3452C">
          <w:t xml:space="preserve"> </w:t>
        </w:r>
        <w:r w:rsidR="00A20F2C" w:rsidDel="00F3452C">
          <w:t xml:space="preserve">slightly </w:t>
        </w:r>
        <w:r w:rsidR="008D44D9" w:rsidDel="00F3452C">
          <w:t xml:space="preserve">during the 2013-2015 drought period. </w:t>
        </w:r>
        <w:r w:rsidR="001F17D1" w:rsidDel="00F3452C">
          <w:t xml:space="preserve"> </w:t>
        </w:r>
        <w:r w:rsidR="00A20F2C" w:rsidDel="00F3452C">
          <w:t>Results from the EGRITci test</w:t>
        </w:r>
        <w:r w:rsidR="00A20F2C" w:rsidRPr="00662D71" w:rsidDel="00F3452C">
          <w:t xml:space="preserve"> show </w:t>
        </w:r>
        <w:r w:rsidR="00D84A31" w:rsidDel="00F3452C">
          <w:t xml:space="preserve">high </w:t>
        </w:r>
        <w:r w:rsidR="00A20F2C" w:rsidDel="00F3452C">
          <w:t xml:space="preserve">variation in estimated concentrations and loads reflected in the relatively wide </w:t>
        </w:r>
        <w:r w:rsidR="00250B57" w:rsidDel="00F3452C">
          <w:t>90%</w:t>
        </w:r>
        <w:r w:rsidR="00A20F2C" w:rsidDel="00F3452C">
          <w:t xml:space="preserve"> confidence band throughout 1970-2019 period (figs 9a and 9b). However, this variation is more significant in load estimations where most of the estimated observations fall outside the </w:t>
        </w:r>
        <w:r w:rsidR="00250B57" w:rsidDel="00F3452C">
          <w:t>90%</w:t>
        </w:r>
        <w:r w:rsidR="00A20F2C" w:rsidDel="00F3452C">
          <w:t xml:space="preserve"> band. </w:t>
        </w:r>
        <w:r w:rsidR="006979DF" w:rsidDel="00F3452C">
          <w:t>R</w:t>
        </w:r>
        <w:r w:rsidR="006979DF" w:rsidRPr="00662D71" w:rsidDel="00F3452C">
          <w:t xml:space="preserve">esults of the </w:t>
        </w:r>
        <w:r w:rsidR="006979DF" w:rsidDel="00F3452C">
          <w:t>EGRITci test</w:t>
        </w:r>
        <w:r w:rsidR="006979DF" w:rsidRPr="00662D71" w:rsidDel="00F3452C">
          <w:t xml:space="preserve"> </w:t>
        </w:r>
        <w:r w:rsidR="00A20F2C" w:rsidDel="00F3452C">
          <w:t xml:space="preserve">also </w:t>
        </w:r>
        <w:r w:rsidR="006979DF" w:rsidRPr="00662D71" w:rsidDel="00F3452C">
          <w:t>show a</w:t>
        </w:r>
        <w:r w:rsidR="00E65E45" w:rsidDel="00F3452C">
          <w:t xml:space="preserve"> weak</w:t>
        </w:r>
        <w:r w:rsidR="006979DF" w:rsidRPr="00662D71" w:rsidDel="00F3452C">
          <w:t xml:space="preserve"> </w:t>
        </w:r>
        <w:r w:rsidR="006979DF" w:rsidDel="00F3452C">
          <w:t>“</w:t>
        </w:r>
        <w:r w:rsidR="006979DF" w:rsidRPr="00E65E45" w:rsidDel="00F3452C">
          <w:rPr>
            <w:highlight w:val="yellow"/>
          </w:rPr>
          <w:t>likely</w:t>
        </w:r>
        <w:r w:rsidR="006979DF" w:rsidDel="00F3452C">
          <w:t>”</w:t>
        </w:r>
        <w:r w:rsidR="006979DF" w:rsidRPr="00662D71" w:rsidDel="00F3452C">
          <w:t xml:space="preserve"> </w:t>
        </w:r>
        <w:r w:rsidR="006979DF" w:rsidDel="00F3452C">
          <w:t>increase</w:t>
        </w:r>
        <w:r w:rsidR="006979DF" w:rsidRPr="00662D71" w:rsidDel="00F3452C">
          <w:t xml:space="preserve"> in concentration </w:t>
        </w:r>
        <w:r w:rsidR="006979DF" w:rsidDel="00F3452C">
          <w:t xml:space="preserve">(about 0.02 mg/l) </w:t>
        </w:r>
        <w:r w:rsidR="006979DF" w:rsidRPr="00662D71" w:rsidDel="00F3452C">
          <w:t>a</w:t>
        </w:r>
        <w:r w:rsidR="006979DF" w:rsidDel="00F3452C">
          <w:t>nd</w:t>
        </w:r>
        <w:r w:rsidR="006979DF" w:rsidRPr="00662D71" w:rsidDel="00F3452C">
          <w:t xml:space="preserve"> </w:t>
        </w:r>
        <w:r w:rsidR="006979DF" w:rsidDel="00F3452C">
          <w:t xml:space="preserve">loads (about 0.48 million kg/Year) </w:t>
        </w:r>
        <w:r w:rsidR="006979DF" w:rsidRPr="00662D71" w:rsidDel="00F3452C">
          <w:t>over the 1970-2019</w:t>
        </w:r>
        <w:r w:rsidR="006979DF" w:rsidDel="00F3452C">
          <w:t xml:space="preserve"> period</w:t>
        </w:r>
        <w:r w:rsidR="006979DF" w:rsidRPr="00662D71" w:rsidDel="00F3452C">
          <w:t xml:space="preserve"> (Table 1)</w:t>
        </w:r>
        <w:r w:rsidR="006979DF" w:rsidDel="00F3452C">
          <w:t>.</w:t>
        </w:r>
        <w:r w:rsidR="0082341B" w:rsidDel="00F3452C">
          <w:t xml:space="preserve"> A </w:t>
        </w:r>
        <w:r w:rsidR="00462400" w:rsidRPr="00462400" w:rsidDel="00F3452C">
          <w:t xml:space="preserve">Mann-Whitney-Wilcoxon Rank Sum test </w:t>
        </w:r>
        <w:r w:rsidR="00462400" w:rsidDel="00F3452C">
          <w:t>was used to compare</w:t>
        </w:r>
        <w:r w:rsidR="0082341B" w:rsidDel="00F3452C">
          <w:t xml:space="preserve"> </w:t>
        </w:r>
        <w:r w:rsidR="00462400" w:rsidDel="00F3452C">
          <w:t xml:space="preserve">NO3 concentrations </w:t>
        </w:r>
        <w:r w:rsidR="0082341B" w:rsidDel="00F3452C">
          <w:t>between the early decade 1975-1985 and the recent decade 2009-2019</w:t>
        </w:r>
        <w:r w:rsidR="00462400" w:rsidDel="00F3452C">
          <w:t xml:space="preserve"> on a monthly time scale (</w:t>
        </w:r>
        <w:r w:rsidR="002B7D36" w:rsidRPr="002B7D36" w:rsidDel="00F3452C">
          <w:rPr>
            <w:color w:val="FF0000"/>
            <w:highlight w:val="yellow"/>
          </w:rPr>
          <w:t>f</w:t>
        </w:r>
        <w:r w:rsidR="00462400" w:rsidRPr="002B7D36" w:rsidDel="00F3452C">
          <w:rPr>
            <w:color w:val="FF0000"/>
            <w:highlight w:val="yellow"/>
          </w:rPr>
          <w:t>ig</w:t>
        </w:r>
        <w:r w:rsidR="002B7D36" w:rsidDel="00F3452C">
          <w:rPr>
            <w:color w:val="FF0000"/>
            <w:highlight w:val="yellow"/>
          </w:rPr>
          <w:t xml:space="preserve"> </w:t>
        </w:r>
        <w:r w:rsidR="00462400" w:rsidRPr="002B7D36" w:rsidDel="00F3452C">
          <w:rPr>
            <w:color w:val="FF0000"/>
            <w:highlight w:val="yellow"/>
          </w:rPr>
          <w:t>10</w:t>
        </w:r>
        <w:r w:rsidR="002549EE" w:rsidRPr="002B7D36" w:rsidDel="00F3452C">
          <w:rPr>
            <w:color w:val="FF0000"/>
            <w:highlight w:val="yellow"/>
          </w:rPr>
          <w:t>a</w:t>
        </w:r>
        <w:r w:rsidR="00462400" w:rsidDel="00F3452C">
          <w:rPr>
            <w:color w:val="FF0000"/>
          </w:rPr>
          <w:t>)</w:t>
        </w:r>
        <w:r w:rsidR="00462400" w:rsidDel="00F3452C">
          <w:t xml:space="preserve">. </w:t>
        </w:r>
        <w:r w:rsidR="005B6F80" w:rsidDel="00F3452C">
          <w:t xml:space="preserve">In the early decade </w:t>
        </w:r>
        <w:r w:rsidR="0082341B" w:rsidDel="00F3452C">
          <w:t xml:space="preserve">NO3 concentrations were highest in </w:t>
        </w:r>
        <w:r w:rsidR="005B6F80" w:rsidDel="00F3452C">
          <w:t xml:space="preserve">the winter, this corresponds with extreme weather conditions 1983 wet year.  </w:t>
        </w:r>
        <w:r w:rsidR="006407C0" w:rsidDel="00F3452C">
          <w:t xml:space="preserve">In contrast in the recent decade, NO3 concentrations are low in the winter and increase during the summer reaching its highest value in June. </w:t>
        </w:r>
        <w:r w:rsidR="002549EE" w:rsidDel="00F3452C">
          <w:t xml:space="preserve">The NO3 </w:t>
        </w:r>
        <w:r w:rsidR="003E24D5" w:rsidDel="00F3452C">
          <w:t xml:space="preserve">median </w:t>
        </w:r>
        <w:r w:rsidR="002549EE" w:rsidDel="00F3452C">
          <w:t xml:space="preserve">concentrations </w:t>
        </w:r>
        <w:r w:rsidR="002549EE" w:rsidRPr="002549EE" w:rsidDel="00F3452C">
          <w:t>difference between the early and recent decade</w:t>
        </w:r>
        <w:r w:rsidR="002549EE" w:rsidDel="00F3452C">
          <w:t xml:space="preserve"> are </w:t>
        </w:r>
        <w:r w:rsidR="003E24D5" w:rsidDel="00F3452C">
          <w:t>significantly decreasing in the winter (October through March) and significantly increasing during the summer months (</w:t>
        </w:r>
        <w:r w:rsidR="00E65E45" w:rsidDel="00F3452C">
          <w:t>M</w:t>
        </w:r>
        <w:r w:rsidR="003E24D5" w:rsidDel="00F3452C">
          <w:t xml:space="preserve">ay through August) </w:t>
        </w:r>
        <w:r w:rsidR="003E24D5" w:rsidRPr="003E24D5" w:rsidDel="00F3452C">
          <w:rPr>
            <w:color w:val="FF0000"/>
          </w:rPr>
          <w:t>Figure 10c</w:t>
        </w:r>
        <w:r w:rsidR="003E24D5" w:rsidDel="00F3452C">
          <w:t xml:space="preserve">. Hover median concentrations </w:t>
        </w:r>
        <w:r w:rsidR="003E24D5" w:rsidRPr="002549EE" w:rsidDel="00F3452C">
          <w:t>difference between the early and recent decade</w:t>
        </w:r>
        <w:r w:rsidR="003E24D5" w:rsidDel="00F3452C">
          <w:t xml:space="preserve"> are not </w:t>
        </w:r>
        <w:r w:rsidR="00E65E45" w:rsidDel="00F3452C">
          <w:t>significant in</w:t>
        </w:r>
        <w:r w:rsidR="003E24D5" w:rsidDel="00F3452C">
          <w:t xml:space="preserve"> the months of April and September. This is reflected in </w:t>
        </w:r>
        <w:r w:rsidR="00E65E45" w:rsidDel="00F3452C">
          <w:t xml:space="preserve">Figure 10c, </w:t>
        </w:r>
        <w:r w:rsidR="003E24D5" w:rsidDel="00F3452C">
          <w:t>wh</w:t>
        </w:r>
        <w:r w:rsidR="00E65E45" w:rsidDel="00F3452C">
          <w:t>ere</w:t>
        </w:r>
        <w:r w:rsidR="003E24D5" w:rsidDel="00F3452C">
          <w:t xml:space="preserve"> </w:t>
        </w:r>
        <w:r w:rsidR="002549EE" w:rsidRPr="002549EE" w:rsidDel="00F3452C">
          <w:t xml:space="preserve">the vertical line crosses </w:t>
        </w:r>
        <w:r w:rsidR="00E65E45" w:rsidDel="00F3452C">
          <w:t xml:space="preserve">the 90% </w:t>
        </w:r>
        <w:r w:rsidR="00250B57" w:rsidDel="00F3452C">
          <w:t xml:space="preserve">confidence </w:t>
        </w:r>
        <w:r w:rsidR="00E65E45" w:rsidDel="00F3452C">
          <w:t>for the median concentration difference between the two decades.</w:t>
        </w:r>
        <w:r w:rsidR="002549EE" w:rsidRPr="002549EE" w:rsidDel="00F3452C">
          <w:t xml:space="preserve"> </w:t>
        </w:r>
      </w:moveFrom>
    </w:p>
    <w:p w14:paraId="05C791CA" w14:textId="72B661AA" w:rsidR="006407C0" w:rsidDel="00F3452C" w:rsidRDefault="00E65E45" w:rsidP="00333D38">
      <w:pPr>
        <w:autoSpaceDE w:val="0"/>
        <w:autoSpaceDN w:val="0"/>
        <w:adjustRightInd w:val="0"/>
        <w:rPr>
          <w:moveFrom w:id="1099" w:author="Microsoft Office User" w:date="2019-10-23T14:16:00Z"/>
        </w:rPr>
      </w:pPr>
      <w:moveFrom w:id="1100" w:author="Microsoft Office User" w:date="2019-10-23T14:16:00Z">
        <w:r w:rsidDel="00F3452C">
          <w:t>Estimated annual concentrations and loads for NH</w:t>
        </w:r>
        <w:r w:rsidR="00D84A31" w:rsidDel="00F3452C">
          <w:t>4</w:t>
        </w:r>
        <w:r w:rsidDel="00F3452C">
          <w:t xml:space="preserve"> show a different pattern than that of NO3 (Figs 10c and 10d). Results show an extreme decline in both concentrations and loads during the initial modeling period (in 1979, with a record high of concentrations and loads estimated at 0.2 mg/l, and 2.7 million kg/year respectively) fallowed by a </w:t>
        </w:r>
        <w:r w:rsidRPr="003A64BE" w:rsidDel="00F3452C">
          <w:t xml:space="preserve">continues gradual decline in concentrations and loads </w:t>
        </w:r>
        <w:r w:rsidDel="00F3452C">
          <w:t>to 2019.</w:t>
        </w:r>
        <w:r w:rsidR="00D84A31" w:rsidDel="00F3452C">
          <w:t xml:space="preserve"> </w:t>
        </w:r>
        <w:r w:rsidR="00D84A31" w:rsidRPr="00D84A31" w:rsidDel="00F3452C">
          <w:t xml:space="preserve">Variation in estimated NH4 concentrations are low reflected in the narrow </w:t>
        </w:r>
        <w:r w:rsidR="00250B57" w:rsidDel="00F3452C">
          <w:t>90%</w:t>
        </w:r>
        <w:r w:rsidR="00D84A31" w:rsidRPr="00D84A31" w:rsidDel="00F3452C">
          <w:t xml:space="preserve"> </w:t>
        </w:r>
        <w:r w:rsidR="00250B57" w:rsidDel="00F3452C">
          <w:t xml:space="preserve">confidence </w:t>
        </w:r>
        <w:r w:rsidR="00D84A31" w:rsidRPr="00D84A31" w:rsidDel="00F3452C">
          <w:t>band (figs 9c and 9d).</w:t>
        </w:r>
        <w:r w:rsidDel="00F3452C">
          <w:t xml:space="preserve"> Over all trends in NH</w:t>
        </w:r>
        <w:r w:rsidR="00D84A31" w:rsidDel="00F3452C">
          <w:t>4</w:t>
        </w:r>
        <w:r w:rsidDel="00F3452C">
          <w:t xml:space="preserve"> concentrations and loads were “</w:t>
        </w:r>
        <w:r w:rsidRPr="000206C7" w:rsidDel="00F3452C">
          <w:rPr>
            <w:highlight w:val="yellow"/>
          </w:rPr>
          <w:t>highly likely</w:t>
        </w:r>
        <w:r w:rsidDel="00F3452C">
          <w:t xml:space="preserve">” </w:t>
        </w:r>
        <w:r w:rsidR="00E7560F" w:rsidDel="00F3452C">
          <w:t>decreasing over the 1970-2019 period to about 0.17 mg/l in concentration and 2.45 million kg/year in loads</w:t>
        </w:r>
        <w:r w:rsidDel="00F3452C">
          <w:t xml:space="preserve"> (table 1).</w:t>
        </w:r>
        <w:r w:rsidR="00D84A31" w:rsidDel="00F3452C">
          <w:t xml:space="preserve"> </w:t>
        </w:r>
        <w:r w:rsidR="00181756" w:rsidDel="00F3452C">
          <w:t>Figure 10b shows that NH4 concentrations were consistently lower in recant decade (2009-2019) then they were in the early decade (1980-1970)</w:t>
        </w:r>
        <w:r w:rsidR="000206C7" w:rsidDel="00F3452C">
          <w:t>. Th</w:t>
        </w:r>
        <w:r w:rsidR="00D84A31" w:rsidDel="00F3452C">
          <w:t>e</w:t>
        </w:r>
        <w:r w:rsidR="000206C7" w:rsidDel="00F3452C">
          <w:t xml:space="preserve"> </w:t>
        </w:r>
        <w:r w:rsidR="00D84A31" w:rsidDel="00F3452C">
          <w:t xml:space="preserve">decrease median concentrations </w:t>
        </w:r>
        <w:r w:rsidR="00D84A31" w:rsidRPr="002549EE" w:rsidDel="00F3452C">
          <w:t>difference between the early and recent decade</w:t>
        </w:r>
        <w:r w:rsidR="00D84A31" w:rsidDel="00F3452C">
          <w:t xml:space="preserve"> </w:t>
        </w:r>
        <w:r w:rsidR="000206C7" w:rsidDel="00F3452C">
          <w:t xml:space="preserve">is statistically significant </w:t>
        </w:r>
        <w:r w:rsidR="00D84A31" w:rsidDel="00F3452C">
          <w:t>for</w:t>
        </w:r>
        <w:r w:rsidR="000206C7" w:rsidDel="00F3452C">
          <w:t xml:space="preserve"> all month</w:t>
        </w:r>
        <w:r w:rsidR="0049548C" w:rsidDel="00F3452C">
          <w:t xml:space="preserve"> of the year</w:t>
        </w:r>
        <w:r w:rsidR="000206C7" w:rsidDel="00F3452C">
          <w:t xml:space="preserve"> (</w:t>
        </w:r>
        <w:r w:rsidR="002B7D36" w:rsidRPr="002B7D36" w:rsidDel="00F3452C">
          <w:rPr>
            <w:color w:val="FF0000"/>
            <w:highlight w:val="yellow"/>
          </w:rPr>
          <w:t>f</w:t>
        </w:r>
        <w:r w:rsidR="000206C7" w:rsidRPr="002B7D36" w:rsidDel="00F3452C">
          <w:rPr>
            <w:color w:val="FF0000"/>
            <w:highlight w:val="yellow"/>
          </w:rPr>
          <w:t>ig 10d</w:t>
        </w:r>
        <w:r w:rsidR="000206C7" w:rsidDel="00F3452C">
          <w:t xml:space="preserve">). </w:t>
        </w:r>
      </w:moveFrom>
    </w:p>
    <w:p w14:paraId="7E13109A" w14:textId="020C1053" w:rsidR="008A230B" w:rsidDel="00F3452C" w:rsidRDefault="008A230B" w:rsidP="008A230B">
      <w:pPr>
        <w:autoSpaceDE w:val="0"/>
        <w:autoSpaceDN w:val="0"/>
        <w:adjustRightInd w:val="0"/>
        <w:rPr>
          <w:moveFrom w:id="1101" w:author="Microsoft Office User" w:date="2019-10-23T14:16:00Z"/>
        </w:rPr>
      </w:pPr>
      <w:moveFrom w:id="1102" w:author="Microsoft Office User" w:date="2019-10-23T14:16:00Z">
        <w:r w:rsidDel="00F3452C">
          <w:t>Trends in Op concentrations and loads fallowed a similar pattern to that NH4 over the 1970-2019 period with a sharp decline in the initial modeling period with a record high of concentrations and loads estimated at 0.09 mg/l, and 1.1 million kg/year respectively. Estimated OP loads had higher variation than OP concentrations since most of the estimated loads observations fall outside of the 90% confident interval band (</w:t>
        </w:r>
        <w:commentRangeStart w:id="1103"/>
        <w:r w:rsidRPr="002B7D36" w:rsidDel="00F3452C">
          <w:rPr>
            <w:color w:val="FF0000"/>
            <w:highlight w:val="yellow"/>
          </w:rPr>
          <w:t>fig 9h</w:t>
        </w:r>
        <w:commentRangeEnd w:id="1103"/>
        <w:r w:rsidDel="00F3452C">
          <w:rPr>
            <w:rStyle w:val="CommentReference"/>
          </w:rPr>
          <w:commentReference w:id="1103"/>
        </w:r>
        <w:r w:rsidDel="00F3452C">
          <w:t>).  r</w:t>
        </w:r>
        <w:r w:rsidRPr="000206C7" w:rsidDel="00F3452C">
          <w:t>esults of the EGRITci test show</w:t>
        </w:r>
        <w:r w:rsidDel="00F3452C">
          <w:t xml:space="preserve"> a weak “</w:t>
        </w:r>
        <w:r w:rsidRPr="004A7457" w:rsidDel="00F3452C">
          <w:rPr>
            <w:highlight w:val="yellow"/>
          </w:rPr>
          <w:t>highly likely</w:t>
        </w:r>
        <w:r w:rsidDel="00F3452C">
          <w:t>”</w:t>
        </w:r>
        <w:r w:rsidRPr="00662D71" w:rsidDel="00F3452C">
          <w:t xml:space="preserve"> </w:t>
        </w:r>
        <w:r w:rsidDel="00F3452C">
          <w:t>decrease</w:t>
        </w:r>
        <w:r w:rsidRPr="00662D71" w:rsidDel="00F3452C">
          <w:t xml:space="preserve"> in concentration </w:t>
        </w:r>
        <w:r w:rsidDel="00F3452C">
          <w:t xml:space="preserve">(about 0.04 mg/l) </w:t>
        </w:r>
        <w:r w:rsidRPr="00662D71" w:rsidDel="00F3452C">
          <w:t>a</w:t>
        </w:r>
        <w:r w:rsidDel="00F3452C">
          <w:t>nd</w:t>
        </w:r>
        <w:r w:rsidRPr="00662D71" w:rsidDel="00F3452C">
          <w:t xml:space="preserve"> </w:t>
        </w:r>
        <w:r w:rsidDel="00F3452C">
          <w:t xml:space="preserve">loads (about 0.57 million kg/Year) </w:t>
        </w:r>
        <w:r w:rsidRPr="00662D71" w:rsidDel="00F3452C">
          <w:t>over the 1970-2019</w:t>
        </w:r>
        <w:r w:rsidDel="00F3452C">
          <w:t xml:space="preserve"> period</w:t>
        </w:r>
        <w:r w:rsidRPr="00662D71" w:rsidDel="00F3452C">
          <w:t xml:space="preserve"> (Table 1)</w:t>
        </w:r>
        <w:r w:rsidDel="00F3452C">
          <w:t>.</w:t>
        </w:r>
      </w:moveFrom>
    </w:p>
    <w:p w14:paraId="724956F8" w14:textId="23DAEC83" w:rsidR="00DB3153" w:rsidDel="00F3452C" w:rsidRDefault="00DB3153" w:rsidP="00E65E45">
      <w:pPr>
        <w:autoSpaceDE w:val="0"/>
        <w:autoSpaceDN w:val="0"/>
        <w:adjustRightInd w:val="0"/>
        <w:rPr>
          <w:moveFrom w:id="1104" w:author="Microsoft Office User" w:date="2019-10-23T14:16:00Z"/>
        </w:rPr>
      </w:pPr>
    </w:p>
    <w:p w14:paraId="0744B67F" w14:textId="20B02573" w:rsidR="00DB2F17" w:rsidDel="00F3452C" w:rsidRDefault="00DB2F17" w:rsidP="00E65E45">
      <w:pPr>
        <w:autoSpaceDE w:val="0"/>
        <w:autoSpaceDN w:val="0"/>
        <w:adjustRightInd w:val="0"/>
        <w:rPr>
          <w:moveFrom w:id="1105" w:author="Microsoft Office User" w:date="2019-10-23T14:16:00Z"/>
          <w:color w:val="FF0000"/>
        </w:rPr>
      </w:pPr>
    </w:p>
    <w:p w14:paraId="64D52CAC" w14:textId="20997EAD" w:rsidR="00DB2F17" w:rsidDel="00F3452C" w:rsidRDefault="00DB2F17" w:rsidP="00E65E45">
      <w:pPr>
        <w:autoSpaceDE w:val="0"/>
        <w:autoSpaceDN w:val="0"/>
        <w:adjustRightInd w:val="0"/>
        <w:rPr>
          <w:moveFrom w:id="1106" w:author="Microsoft Office User" w:date="2019-10-23T14:16:00Z"/>
          <w:color w:val="FF0000"/>
        </w:rPr>
      </w:pPr>
    </w:p>
    <w:p w14:paraId="0E210F00" w14:textId="2668C88C" w:rsidR="00DB3153" w:rsidRPr="008A5B96" w:rsidDel="00F3452C" w:rsidRDefault="008A5B96" w:rsidP="00E65E45">
      <w:pPr>
        <w:autoSpaceDE w:val="0"/>
        <w:autoSpaceDN w:val="0"/>
        <w:adjustRightInd w:val="0"/>
        <w:rPr>
          <w:moveFrom w:id="1107" w:author="Microsoft Office User" w:date="2019-10-23T14:16:00Z"/>
          <w:color w:val="FF0000"/>
          <w:highlight w:val="lightGray"/>
        </w:rPr>
      </w:pPr>
      <w:commentRangeStart w:id="1108"/>
      <w:moveFrom w:id="1109" w:author="Microsoft Office User" w:date="2019-10-23T14:16:00Z">
        <w:r w:rsidRPr="00EB76F8" w:rsidDel="00F3452C">
          <w:rPr>
            <w:color w:val="FF0000"/>
            <w:highlight w:val="lightGray"/>
          </w:rPr>
          <w:t xml:space="preserve">Nutrient ratios (molar) in the Sacramento River during the 1970–2019 period, were determined based on changes in annual concentrations. </w:t>
        </w:r>
        <w:r w:rsidR="008A230B" w:rsidDel="00F3452C">
          <w:rPr>
            <w:color w:val="FF0000"/>
          </w:rPr>
          <w:t>O</w:t>
        </w:r>
        <w:r w:rsidR="0025484D" w:rsidDel="00F3452C">
          <w:rPr>
            <w:color w:val="FF0000"/>
          </w:rPr>
          <w:t xml:space="preserve">ver the recent decade </w:t>
        </w:r>
        <w:r w:rsidR="00200DD7" w:rsidDel="00F3452C">
          <w:rPr>
            <w:color w:val="FF0000"/>
          </w:rPr>
          <w:t xml:space="preserve">changes in </w:t>
        </w:r>
        <w:r w:rsidR="008A230B" w:rsidDel="00F3452C">
          <w:rPr>
            <w:color w:val="FF0000"/>
          </w:rPr>
          <w:t xml:space="preserve">NO3 and </w:t>
        </w:r>
        <w:r w:rsidR="0025484D" w:rsidDel="00F3452C">
          <w:rPr>
            <w:color w:val="FF0000"/>
          </w:rPr>
          <w:t xml:space="preserve">NH4 concentrations at the Sacramento </w:t>
        </w:r>
        <w:r w:rsidR="00594A54" w:rsidDel="00F3452C">
          <w:rPr>
            <w:color w:val="FF0000"/>
          </w:rPr>
          <w:t>R</w:t>
        </w:r>
        <w:r w:rsidR="0025484D" w:rsidDel="00F3452C">
          <w:rPr>
            <w:color w:val="FF0000"/>
          </w:rPr>
          <w:t xml:space="preserve">iver near Freeport </w:t>
        </w:r>
        <w:r w:rsidR="00200DD7" w:rsidDel="00F3452C">
          <w:rPr>
            <w:color w:val="FF0000"/>
          </w:rPr>
          <w:t xml:space="preserve">influence the physical and chemical environment of the Delta and there effect on phytoplankton growth and food web dynamics in the Delta. </w:t>
        </w:r>
        <w:r w:rsidR="0025484D" w:rsidDel="00F3452C">
          <w:rPr>
            <w:color w:val="FF0000"/>
          </w:rPr>
          <w:t xml:space="preserve">  </w:t>
        </w:r>
        <w:r w:rsidR="00DB2F17" w:rsidDel="00F3452C">
          <w:rPr>
            <w:color w:val="FF0000"/>
          </w:rPr>
          <w:t>(Fig Sac Ratio, NH4/NO3)</w:t>
        </w:r>
        <w:r w:rsidR="00200DD7" w:rsidDel="00F3452C">
          <w:rPr>
            <w:color w:val="FF0000"/>
          </w:rPr>
          <w:t>. Elevated NH4 contraptions result in a decrease in the N:P ration in the Delta. Where recommended N:P ratio is 24:1</w:t>
        </w:r>
        <w:r w:rsidR="00322900" w:rsidDel="00F3452C">
          <w:rPr>
            <w:color w:val="FF0000"/>
          </w:rPr>
          <w:t xml:space="preserve"> this is the molar element ratio for phytoplankton to thrive in estuaries and watershed inputs </w:t>
        </w:r>
        <w:r w:rsidR="00200DD7" w:rsidDel="00F3452C">
          <w:rPr>
            <w:color w:val="FF0000"/>
          </w:rPr>
          <w:t xml:space="preserve"> (Maranger at al., 2011) </w:t>
        </w:r>
        <w:commentRangeEnd w:id="1108"/>
        <w:r w:rsidDel="00F3452C">
          <w:rPr>
            <w:rStyle w:val="CommentReference"/>
          </w:rPr>
          <w:commentReference w:id="1108"/>
        </w:r>
      </w:moveFrom>
    </w:p>
    <w:p w14:paraId="769A94A2" w14:textId="1CE262DA" w:rsidR="00DB3153" w:rsidDel="00F3452C" w:rsidRDefault="00DB3153" w:rsidP="00E65E45">
      <w:pPr>
        <w:autoSpaceDE w:val="0"/>
        <w:autoSpaceDN w:val="0"/>
        <w:adjustRightInd w:val="0"/>
        <w:rPr>
          <w:moveFrom w:id="1110" w:author="Microsoft Office User" w:date="2019-10-23T14:16:00Z"/>
        </w:rPr>
      </w:pPr>
    </w:p>
    <w:p w14:paraId="27EEC18F" w14:textId="33F6FD51" w:rsidR="00DB3153" w:rsidDel="00F3452C" w:rsidRDefault="00DB3153" w:rsidP="00E65E45">
      <w:pPr>
        <w:autoSpaceDE w:val="0"/>
        <w:autoSpaceDN w:val="0"/>
        <w:adjustRightInd w:val="0"/>
        <w:rPr>
          <w:moveFrom w:id="1111" w:author="Microsoft Office User" w:date="2019-10-23T14:16:00Z"/>
        </w:rPr>
      </w:pPr>
    </w:p>
    <w:p w14:paraId="25FF85E6" w14:textId="2560E824" w:rsidR="00DB3153" w:rsidDel="00F3452C" w:rsidRDefault="00DB3153" w:rsidP="00E65E45">
      <w:pPr>
        <w:autoSpaceDE w:val="0"/>
        <w:autoSpaceDN w:val="0"/>
        <w:adjustRightInd w:val="0"/>
        <w:rPr>
          <w:moveFrom w:id="1112" w:author="Microsoft Office User" w:date="2019-10-23T14:16:00Z"/>
        </w:rPr>
      </w:pPr>
    </w:p>
    <w:p w14:paraId="365C774A" w14:textId="11B66D25" w:rsidR="00DB3153" w:rsidDel="00F3452C" w:rsidRDefault="00DB3153" w:rsidP="00E65E45">
      <w:pPr>
        <w:autoSpaceDE w:val="0"/>
        <w:autoSpaceDN w:val="0"/>
        <w:adjustRightInd w:val="0"/>
        <w:rPr>
          <w:moveFrom w:id="1113" w:author="Microsoft Office User" w:date="2019-10-23T14:16:00Z"/>
        </w:rPr>
      </w:pPr>
    </w:p>
    <w:p w14:paraId="387CB195" w14:textId="1E85E389" w:rsidR="00DB3153" w:rsidDel="00F3452C" w:rsidRDefault="00DB3153" w:rsidP="00E65E45">
      <w:pPr>
        <w:autoSpaceDE w:val="0"/>
        <w:autoSpaceDN w:val="0"/>
        <w:adjustRightInd w:val="0"/>
        <w:rPr>
          <w:moveFrom w:id="1114" w:author="Microsoft Office User" w:date="2019-10-23T14:16:00Z"/>
        </w:rPr>
      </w:pPr>
    </w:p>
    <w:p w14:paraId="270A6FF7" w14:textId="1176B000" w:rsidR="00DB3153" w:rsidDel="00F3452C" w:rsidRDefault="00DB3153" w:rsidP="00E65E45">
      <w:pPr>
        <w:autoSpaceDE w:val="0"/>
        <w:autoSpaceDN w:val="0"/>
        <w:adjustRightInd w:val="0"/>
        <w:rPr>
          <w:moveFrom w:id="1115" w:author="Microsoft Office User" w:date="2019-10-23T14:16:00Z"/>
        </w:rPr>
      </w:pPr>
    </w:p>
    <w:p w14:paraId="75D85456" w14:textId="2D789356" w:rsidR="00957D3F" w:rsidDel="00F3452C" w:rsidRDefault="004B1FD4" w:rsidP="00E65E45">
      <w:pPr>
        <w:autoSpaceDE w:val="0"/>
        <w:autoSpaceDN w:val="0"/>
        <w:adjustRightInd w:val="0"/>
        <w:rPr>
          <w:moveFrom w:id="1116" w:author="Microsoft Office User" w:date="2019-10-23T14:16:00Z"/>
        </w:rPr>
      </w:pPr>
      <w:moveFrom w:id="1117" w:author="Microsoft Office User" w:date="2019-10-23T14:16:00Z">
        <w:r w:rsidRPr="000206C7" w:rsidDel="00F3452C">
          <w:t xml:space="preserve">TKN concentrations and loads fallow a similar pattern in time </w:t>
        </w:r>
        <w:r w:rsidR="00A96839" w:rsidRPr="000206C7" w:rsidDel="00F3452C">
          <w:t>to that of NO3 (</w:t>
        </w:r>
        <w:r w:rsidR="00A96839" w:rsidRPr="002B7D36" w:rsidDel="00F3452C">
          <w:rPr>
            <w:color w:val="FF0000"/>
            <w:highlight w:val="yellow"/>
          </w:rPr>
          <w:t xml:space="preserve">fig </w:t>
        </w:r>
        <w:r w:rsidR="000206C7" w:rsidRPr="002B7D36" w:rsidDel="00F3452C">
          <w:rPr>
            <w:color w:val="FF0000"/>
            <w:highlight w:val="yellow"/>
          </w:rPr>
          <w:t>10e</w:t>
        </w:r>
        <w:r w:rsidR="00A96839" w:rsidRPr="002B7D36" w:rsidDel="00F3452C">
          <w:rPr>
            <w:color w:val="FF0000"/>
            <w:highlight w:val="yellow"/>
          </w:rPr>
          <w:t xml:space="preserve"> and </w:t>
        </w:r>
        <w:r w:rsidR="000206C7" w:rsidRPr="002B7D36" w:rsidDel="00F3452C">
          <w:rPr>
            <w:color w:val="FF0000"/>
            <w:highlight w:val="yellow"/>
          </w:rPr>
          <w:t>10f</w:t>
        </w:r>
        <w:r w:rsidR="00A96839" w:rsidRPr="000206C7" w:rsidDel="00F3452C">
          <w:t>)</w:t>
        </w:r>
        <w:r w:rsidRPr="000206C7" w:rsidDel="00F3452C">
          <w:t xml:space="preserve">. </w:t>
        </w:r>
        <w:r w:rsidR="00E7560F" w:rsidDel="00F3452C">
          <w:t>Results of the EGRITci test show high variation in estimated TKN c</w:t>
        </w:r>
        <w:r w:rsidRPr="000206C7" w:rsidDel="00F3452C">
          <w:t xml:space="preserve">oncentrations and loads in the late 1970 and early 1980 </w:t>
        </w:r>
        <w:r w:rsidR="00E7560F" w:rsidDel="00F3452C">
          <w:t xml:space="preserve">reflected in the wide </w:t>
        </w:r>
        <w:r w:rsidR="00250B57" w:rsidDel="00F3452C">
          <w:t>90%</w:t>
        </w:r>
        <w:r w:rsidR="00E7560F" w:rsidDel="00F3452C">
          <w:t xml:space="preserve"> </w:t>
        </w:r>
        <w:r w:rsidR="00250B57" w:rsidDel="00F3452C">
          <w:t xml:space="preserve">confidence </w:t>
        </w:r>
        <w:r w:rsidR="00E7560F" w:rsidDel="00F3452C">
          <w:t xml:space="preserve">band during that time period. </w:t>
        </w:r>
        <w:r w:rsidR="004A7457" w:rsidRPr="000206C7" w:rsidDel="00F3452C">
          <w:t>Fallow</w:t>
        </w:r>
        <w:r w:rsidR="004A7457" w:rsidDel="00F3452C">
          <w:t xml:space="preserve">ed </w:t>
        </w:r>
        <w:r w:rsidR="004A7457" w:rsidRPr="000206C7" w:rsidDel="00F3452C">
          <w:t>by</w:t>
        </w:r>
        <w:r w:rsidR="004A7457" w:rsidDel="00F3452C">
          <w:t xml:space="preserve"> a</w:t>
        </w:r>
        <w:r w:rsidRPr="000206C7" w:rsidDel="00F3452C">
          <w:t xml:space="preserve"> great decline in TKN concentrations and loads</w:t>
        </w:r>
        <w:r w:rsidR="004A7457" w:rsidDel="00F3452C">
          <w:t xml:space="preserve"> in the mid-80s through the recent decade</w:t>
        </w:r>
        <w:r w:rsidRPr="000206C7" w:rsidDel="00F3452C">
          <w:t xml:space="preserve">. </w:t>
        </w:r>
        <w:r w:rsidR="004A7457" w:rsidDel="00F3452C">
          <w:t>Overall, r</w:t>
        </w:r>
        <w:r w:rsidRPr="000206C7" w:rsidDel="00F3452C">
          <w:t xml:space="preserve">esults of the EGRITci test show a </w:t>
        </w:r>
        <w:r w:rsidR="00A96839" w:rsidRPr="000206C7" w:rsidDel="00F3452C">
          <w:t>“</w:t>
        </w:r>
        <w:r w:rsidR="000206C7" w:rsidRPr="00D84A31" w:rsidDel="00F3452C">
          <w:rPr>
            <w:highlight w:val="yellow"/>
          </w:rPr>
          <w:t xml:space="preserve">very </w:t>
        </w:r>
        <w:r w:rsidRPr="00D84A31" w:rsidDel="00F3452C">
          <w:rPr>
            <w:highlight w:val="yellow"/>
          </w:rPr>
          <w:t>likely</w:t>
        </w:r>
        <w:r w:rsidR="00A96839" w:rsidRPr="000206C7" w:rsidDel="00F3452C">
          <w:t>”</w:t>
        </w:r>
        <w:r w:rsidRPr="000206C7" w:rsidDel="00F3452C">
          <w:t xml:space="preserve"> decrease in concentration (about 0.26 mg/l) and </w:t>
        </w:r>
        <w:r w:rsidR="004A7457" w:rsidDel="00F3452C">
          <w:t xml:space="preserve">a strong </w:t>
        </w:r>
        <w:r w:rsidR="00A96839" w:rsidRPr="000206C7" w:rsidDel="00F3452C">
          <w:t>“</w:t>
        </w:r>
        <w:r w:rsidRPr="004A7457" w:rsidDel="00F3452C">
          <w:rPr>
            <w:highlight w:val="yellow"/>
          </w:rPr>
          <w:t>highly likely</w:t>
        </w:r>
        <w:r w:rsidR="00A96839" w:rsidRPr="000206C7" w:rsidDel="00F3452C">
          <w:t>”</w:t>
        </w:r>
        <w:r w:rsidRPr="000206C7" w:rsidDel="00F3452C">
          <w:t xml:space="preserve"> decrease in loads (about 4.08 million kg/Year) over the 1970-2019 period (Table 1).</w:t>
        </w:r>
        <w:r w:rsidR="00957D3F" w:rsidRPr="000206C7" w:rsidDel="00F3452C">
          <w:t xml:space="preserve"> </w:t>
        </w:r>
      </w:moveFrom>
    </w:p>
    <w:p w14:paraId="0E60358E" w14:textId="16FE21B8" w:rsidR="005700CE" w:rsidRPr="005700CE" w:rsidDel="00F3452C" w:rsidRDefault="00A4090C" w:rsidP="005700CE">
      <w:pPr>
        <w:rPr>
          <w:moveFrom w:id="1118" w:author="Microsoft Office User" w:date="2019-10-23T14:16:00Z"/>
        </w:rPr>
      </w:pPr>
      <w:moveFrom w:id="1119" w:author="Microsoft Office User" w:date="2019-10-23T14:16:00Z">
        <w:r w:rsidDel="00F3452C">
          <w:t>Trends in</w:t>
        </w:r>
        <w:r w:rsidR="0017591C" w:rsidDel="00F3452C">
          <w:t xml:space="preserve"> T</w:t>
        </w:r>
        <w:r w:rsidR="00972AC9" w:rsidDel="00F3452C">
          <w:t>P</w:t>
        </w:r>
        <w:r w:rsidR="0017591C" w:rsidDel="00F3452C">
          <w:t xml:space="preserve"> concentration and loads fallow a similar pattern (</w:t>
        </w:r>
        <w:r w:rsidR="0017591C" w:rsidRPr="002B7D36" w:rsidDel="00F3452C">
          <w:rPr>
            <w:color w:val="FF0000"/>
            <w:highlight w:val="yellow"/>
          </w:rPr>
          <w:t xml:space="preserve">fig </w:t>
        </w:r>
        <w:r w:rsidRPr="002B7D36" w:rsidDel="00F3452C">
          <w:rPr>
            <w:color w:val="FF0000"/>
            <w:highlight w:val="yellow"/>
          </w:rPr>
          <w:t>10j and 10k</w:t>
        </w:r>
        <w:r w:rsidR="0017591C" w:rsidDel="00F3452C">
          <w:t>)</w:t>
        </w:r>
        <w:r w:rsidR="002C5A5A" w:rsidDel="00F3452C">
          <w:t xml:space="preserve">. </w:t>
        </w:r>
        <w:r w:rsidR="0017591C" w:rsidDel="00F3452C">
          <w:t xml:space="preserve"> </w:t>
        </w:r>
        <w:r w:rsidR="002C5A5A" w:rsidDel="00F3452C">
          <w:t xml:space="preserve">After the dramatic decline in the </w:t>
        </w:r>
        <w:r w:rsidR="000F1BA2" w:rsidDel="00F3452C">
          <w:t xml:space="preserve">in the </w:t>
        </w:r>
        <w:r w:rsidDel="00F3452C">
          <w:t>late 1990</w:t>
        </w:r>
        <w:r w:rsidR="00C44462" w:rsidDel="00F3452C">
          <w:t xml:space="preserve">’s during the increased wet conditions of 1997. </w:t>
        </w:r>
        <w:r w:rsidR="000F1BA2" w:rsidDel="00F3452C">
          <w:t>T</w:t>
        </w:r>
        <w:r w:rsidDel="00F3452C">
          <w:t>P</w:t>
        </w:r>
        <w:r w:rsidR="000F1BA2" w:rsidDel="00F3452C">
          <w:t xml:space="preserve"> concentrations </w:t>
        </w:r>
        <w:r w:rsidR="00C44462" w:rsidDel="00F3452C">
          <w:t xml:space="preserve">and loads continue to increase </w:t>
        </w:r>
        <w:r w:rsidR="000F1BA2" w:rsidDel="00F3452C">
          <w:t xml:space="preserve">to reach about </w:t>
        </w:r>
        <w:r w:rsidR="00C44462" w:rsidDel="00F3452C">
          <w:t xml:space="preserve">0.08 mg/l and 3.1 million </w:t>
        </w:r>
        <w:r w:rsidR="000F1BA2" w:rsidDel="00F3452C">
          <w:t xml:space="preserve">kg/year in </w:t>
        </w:r>
        <w:r w:rsidR="006C4D03" w:rsidDel="00F3452C">
          <w:t>200</w:t>
        </w:r>
        <w:r w:rsidR="00C44462" w:rsidDel="00F3452C">
          <w:t>6</w:t>
        </w:r>
        <w:r w:rsidR="006C4D03" w:rsidDel="00F3452C">
          <w:t xml:space="preserve"> then gradually declining again through the rest of the period. </w:t>
        </w:r>
        <w:r w:rsidR="00C44462" w:rsidDel="00F3452C">
          <w:t xml:space="preserve">Overall results from the </w:t>
        </w:r>
        <w:r w:rsidR="00C44462" w:rsidRPr="000206C7" w:rsidDel="00F3452C">
          <w:t xml:space="preserve">EGRITci test show a </w:t>
        </w:r>
        <w:r w:rsidR="004A7457" w:rsidDel="00F3452C">
          <w:t xml:space="preserve">weak </w:t>
        </w:r>
        <w:r w:rsidR="00C44462" w:rsidRPr="000206C7" w:rsidDel="00F3452C">
          <w:t>“</w:t>
        </w:r>
        <w:r w:rsidR="00C44462" w:rsidRPr="00603051" w:rsidDel="00F3452C">
          <w:rPr>
            <w:highlight w:val="yellow"/>
          </w:rPr>
          <w:t>highly likely</w:t>
        </w:r>
        <w:r w:rsidR="00C44462" w:rsidRPr="000206C7" w:rsidDel="00F3452C">
          <w:t>” decrease in concentration (about 0.</w:t>
        </w:r>
        <w:r w:rsidR="00C44462" w:rsidDel="00F3452C">
          <w:t xml:space="preserve">09 </w:t>
        </w:r>
        <w:r w:rsidR="00C44462" w:rsidRPr="000206C7" w:rsidDel="00F3452C">
          <w:t xml:space="preserve">mg/l) and “highly likely” decrease in loads (about </w:t>
        </w:r>
        <w:r w:rsidR="00C44462" w:rsidDel="00F3452C">
          <w:t>1.54</w:t>
        </w:r>
        <w:r w:rsidR="00C44462" w:rsidRPr="000206C7" w:rsidDel="00F3452C">
          <w:t xml:space="preserve"> million kg/Year) over the 1970-2019 period (Table 1).</w:t>
        </w:r>
      </w:moveFrom>
    </w:p>
    <w:p w14:paraId="07A1795E" w14:textId="2E604545" w:rsidR="005700CE" w:rsidRPr="005700CE" w:rsidDel="00F3452C" w:rsidRDefault="005700CE" w:rsidP="005700CE">
      <w:pPr>
        <w:rPr>
          <w:moveFrom w:id="1120" w:author="Microsoft Office User" w:date="2019-10-23T14:16:00Z"/>
        </w:rPr>
      </w:pPr>
    </w:p>
    <w:p w14:paraId="32B647EF" w14:textId="2CB7A8C6" w:rsidR="00212E33" w:rsidDel="00F3452C" w:rsidRDefault="006E4329" w:rsidP="00E435C8">
      <w:pPr>
        <w:rPr>
          <w:moveFrom w:id="1121" w:author="Microsoft Office User" w:date="2019-10-23T14:16:00Z"/>
        </w:rPr>
      </w:pPr>
      <w:moveFrom w:id="1122" w:author="Microsoft Office User" w:date="2019-10-23T14:16:00Z">
        <w:r w:rsidDel="00F3452C">
          <w:rPr>
            <w:noProof/>
          </w:rPr>
          <w:drawing>
            <wp:inline distT="0" distB="0" distL="0" distR="0" wp14:anchorId="1FD5FD1A" wp14:editId="77EE4001">
              <wp:extent cx="5813425"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9_FreeportLoads_ConcPlots.png"/>
                      <pic:cNvPicPr/>
                    </pic:nvPicPr>
                    <pic:blipFill>
                      <a:blip r:embed="rId13">
                        <a:extLst>
                          <a:ext uri="{28A0092B-C50C-407E-A947-70E740481C1C}">
                            <a14:useLocalDpi xmlns:a14="http://schemas.microsoft.com/office/drawing/2010/main" val="0"/>
                          </a:ext>
                        </a:extLst>
                      </a:blip>
                      <a:stretch>
                        <a:fillRect/>
                      </a:stretch>
                    </pic:blipFill>
                    <pic:spPr>
                      <a:xfrm>
                        <a:off x="0" y="0"/>
                        <a:ext cx="5813425" cy="8229600"/>
                      </a:xfrm>
                      <a:prstGeom prst="rect">
                        <a:avLst/>
                      </a:prstGeom>
                    </pic:spPr>
                  </pic:pic>
                </a:graphicData>
              </a:graphic>
            </wp:inline>
          </w:drawing>
        </w:r>
        <w:r w:rsidDel="00F3452C">
          <w:rPr>
            <w:noProof/>
          </w:rPr>
          <w:drawing>
            <wp:inline distT="0" distB="0" distL="0" distR="0" wp14:anchorId="32C44306" wp14:editId="6B38AA68">
              <wp:extent cx="5829300" cy="754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0_Freeport_ShiftPlot.png"/>
                      <pic:cNvPicPr/>
                    </pic:nvPicPr>
                    <pic:blipFill>
                      <a:blip r:embed="rId14">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moveFrom>
    </w:p>
    <w:p w14:paraId="2FEF30AB" w14:textId="1CD27C8A" w:rsidR="006E4329" w:rsidDel="00F3452C" w:rsidRDefault="006E4329" w:rsidP="00EB76F8">
      <w:pPr>
        <w:pStyle w:val="Heading2"/>
        <w:rPr>
          <w:moveFrom w:id="1123" w:author="Microsoft Office User" w:date="2019-10-23T14:16:00Z"/>
          <w:b/>
        </w:rPr>
      </w:pPr>
    </w:p>
    <w:p w14:paraId="0F57066D" w14:textId="017183A6" w:rsidR="00212E33" w:rsidRPr="00DC0978" w:rsidDel="00F3452C" w:rsidRDefault="00212E33" w:rsidP="00EB76F8">
      <w:pPr>
        <w:pStyle w:val="Heading2"/>
        <w:rPr>
          <w:moveFrom w:id="1124" w:author="Microsoft Office User" w:date="2019-10-23T14:16:00Z"/>
          <w:b/>
        </w:rPr>
      </w:pPr>
      <w:moveFrom w:id="1125" w:author="Microsoft Office User" w:date="2019-10-23T14:16:00Z">
        <w:r w:rsidRPr="00DC0978" w:rsidDel="00F3452C">
          <w:rPr>
            <w:b/>
          </w:rPr>
          <w:t xml:space="preserve">San Joaquin </w:t>
        </w:r>
        <w:r w:rsidR="00EB76F8" w:rsidRPr="00DC0978" w:rsidDel="00F3452C">
          <w:rPr>
            <w:b/>
          </w:rPr>
          <w:t>R</w:t>
        </w:r>
        <w:r w:rsidRPr="00DC0978" w:rsidDel="00F3452C">
          <w:rPr>
            <w:b/>
          </w:rPr>
          <w:t xml:space="preserve">iver </w:t>
        </w:r>
        <w:r w:rsidR="00EB76F8" w:rsidRPr="00DC0978" w:rsidDel="00F3452C">
          <w:rPr>
            <w:b/>
          </w:rPr>
          <w:t>near Vernalis</w:t>
        </w:r>
      </w:moveFrom>
    </w:p>
    <w:p w14:paraId="2A6CF723" w14:textId="0A65121C" w:rsidR="0026142C" w:rsidDel="00F3452C" w:rsidRDefault="00123D01" w:rsidP="0026142C">
      <w:pPr>
        <w:autoSpaceDE w:val="0"/>
        <w:autoSpaceDN w:val="0"/>
        <w:adjustRightInd w:val="0"/>
        <w:rPr>
          <w:moveFrom w:id="1126" w:author="Microsoft Office User" w:date="2019-10-23T14:16:00Z"/>
        </w:rPr>
      </w:pPr>
      <w:moveFrom w:id="1127" w:author="Microsoft Office User" w:date="2019-10-23T14:16:00Z">
        <w:r w:rsidRPr="00662D71" w:rsidDel="00F3452C">
          <w:t xml:space="preserve">Results </w:t>
        </w:r>
        <w:r w:rsidDel="00F3452C">
          <w:t xml:space="preserve">of the WRTDS model are shown in </w:t>
        </w:r>
        <w:r w:rsidRPr="0075234B" w:rsidDel="00F3452C">
          <w:rPr>
            <w:color w:val="FF0000"/>
          </w:rPr>
          <w:t xml:space="preserve">figure </w:t>
        </w:r>
        <w:r w:rsidR="00B2120A" w:rsidDel="00F3452C">
          <w:rPr>
            <w:color w:val="FF0000"/>
          </w:rPr>
          <w:t>11</w:t>
        </w:r>
        <w:r w:rsidR="00863540" w:rsidDel="00F3452C">
          <w:t>. F</w:t>
        </w:r>
        <w:r w:rsidRPr="00662D71" w:rsidDel="00F3452C">
          <w:t>low-normalized</w:t>
        </w:r>
        <w:r w:rsidDel="00F3452C">
          <w:t xml:space="preserve"> NO3 concentrations</w:t>
        </w:r>
        <w:r w:rsidR="003D5F5A" w:rsidDel="00F3452C">
          <w:t xml:space="preserve"> </w:t>
        </w:r>
        <w:r w:rsidR="001D2F71" w:rsidDel="00F3452C">
          <w:t xml:space="preserve">varied with in the 1970-2019 period and were greatly affected by high </w:t>
        </w:r>
        <w:r w:rsidR="009D7852" w:rsidDel="00F3452C">
          <w:t>variability in discharge</w:t>
        </w:r>
        <w:r w:rsidR="001D2F71" w:rsidDel="00F3452C">
          <w:t xml:space="preserve"> (Figure 11a). This is reflected in the low </w:t>
        </w:r>
        <w:r w:rsidR="003E3BE1" w:rsidDel="00F3452C">
          <w:t>concentrations</w:t>
        </w:r>
        <w:r w:rsidR="001D2F71" w:rsidDel="00F3452C">
          <w:t xml:space="preserve"> </w:t>
        </w:r>
        <w:r w:rsidR="003E3BE1" w:rsidDel="00F3452C">
          <w:t xml:space="preserve">due to </w:t>
        </w:r>
        <w:r w:rsidR="003E3BE1" w:rsidRPr="00C366EB" w:rsidDel="00F3452C">
          <w:t xml:space="preserve">flushing or dilution </w:t>
        </w:r>
        <w:r w:rsidR="001D2F71" w:rsidDel="00F3452C">
          <w:t xml:space="preserve">during </w:t>
        </w:r>
        <w:r w:rsidR="003E3BE1" w:rsidDel="00F3452C">
          <w:t>extrema</w:t>
        </w:r>
        <w:r w:rsidR="001D2F71" w:rsidDel="00F3452C">
          <w:t xml:space="preserve"> wet years </w:t>
        </w:r>
        <w:r w:rsidR="003E3BE1" w:rsidDel="00F3452C">
          <w:t xml:space="preserve">like 1983 where NO3 concentrations were at there lowest value of 0.4 mg/L with flow measured at a high record of 600 cms. </w:t>
        </w:r>
        <w:r w:rsidR="0026142C" w:rsidDel="00F3452C">
          <w:t>R</w:t>
        </w:r>
        <w:r w:rsidR="0026142C" w:rsidRPr="009D7852" w:rsidDel="00F3452C">
          <w:t>esults of the EGRITci test showing a “</w:t>
        </w:r>
        <w:r w:rsidR="0026142C" w:rsidRPr="007F01D1" w:rsidDel="00F3452C">
          <w:rPr>
            <w:highlight w:val="yellow"/>
          </w:rPr>
          <w:t>likely</w:t>
        </w:r>
        <w:r w:rsidR="0026142C" w:rsidRPr="009D7852" w:rsidDel="00F3452C">
          <w:t>” decrees in concentration (about 0.14 mg/l) and loads (about 0.27 million kg/Year) over the 1970-2019 period (Table 1).</w:t>
        </w:r>
        <w:r w:rsidR="0026142C" w:rsidDel="00F3452C">
          <w:t xml:space="preserve"> Figures 11a and 11b show that the </w:t>
        </w:r>
        <w:r w:rsidR="0026142C" w:rsidRPr="0026142C" w:rsidDel="00F3452C">
          <w:t xml:space="preserve">width of the </w:t>
        </w:r>
        <w:r w:rsidR="00250B57" w:rsidDel="00F3452C">
          <w:t>90%</w:t>
        </w:r>
        <w:r w:rsidR="0026142C" w:rsidDel="00F3452C">
          <w:t xml:space="preserve"> </w:t>
        </w:r>
        <w:r w:rsidR="0026142C" w:rsidRPr="0026142C" w:rsidDel="00F3452C">
          <w:t>confidence band was</w:t>
        </w:r>
        <w:r w:rsidR="0026142C" w:rsidDel="00F3452C">
          <w:t xml:space="preserve"> </w:t>
        </w:r>
        <w:r w:rsidR="0026142C" w:rsidRPr="0026142C" w:rsidDel="00F3452C">
          <w:t xml:space="preserve">relatively </w:t>
        </w:r>
        <w:r w:rsidR="0026142C" w:rsidDel="00F3452C">
          <w:t xml:space="preserve">the same throughout the 1970-2019 period. On the other hand; many of the </w:t>
        </w:r>
        <w:r w:rsidR="0026142C" w:rsidRPr="0026142C" w:rsidDel="00F3452C">
          <w:t>individual</w:t>
        </w:r>
        <w:r w:rsidR="0026142C" w:rsidDel="00F3452C">
          <w:t xml:space="preserve"> </w:t>
        </w:r>
        <w:r w:rsidR="0026142C" w:rsidRPr="0026142C" w:rsidDel="00F3452C">
          <w:t xml:space="preserve">yearly estimates (shown as the </w:t>
        </w:r>
        <w:r w:rsidR="0026142C" w:rsidDel="00F3452C">
          <w:t>blue</w:t>
        </w:r>
        <w:r w:rsidR="0026142C" w:rsidRPr="0026142C" w:rsidDel="00F3452C">
          <w:t xml:space="preserve"> dots) in these figures lie</w:t>
        </w:r>
        <w:r w:rsidR="0026142C" w:rsidDel="00F3452C">
          <w:t xml:space="preserve"> </w:t>
        </w:r>
        <w:r w:rsidR="0026142C" w:rsidRPr="0026142C" w:rsidDel="00F3452C">
          <w:t>outside the confidence band. This due to the variability of discharge</w:t>
        </w:r>
        <w:r w:rsidR="0026142C" w:rsidDel="00F3452C">
          <w:t xml:space="preserve"> during the time period. </w:t>
        </w:r>
        <w:r w:rsidR="00980D34" w:rsidDel="00F3452C">
          <w:t xml:space="preserve">Results of the </w:t>
        </w:r>
        <w:r w:rsidR="00980D34" w:rsidRPr="00980D34" w:rsidDel="00F3452C">
          <w:t>Mann-Whitney-Wilcoxon Rank Sum test s</w:t>
        </w:r>
        <w:r w:rsidR="00FE38D8" w:rsidDel="00F3452C">
          <w:t>h</w:t>
        </w:r>
        <w:r w:rsidR="00980D34" w:rsidRPr="00980D34" w:rsidDel="00F3452C">
          <w:t>ow</w:t>
        </w:r>
        <w:r w:rsidR="00FE38D8" w:rsidDel="00F3452C">
          <w:t xml:space="preserve"> </w:t>
        </w:r>
        <w:r w:rsidR="00980D34" w:rsidDel="00F3452C">
          <w:t>that</w:t>
        </w:r>
        <w:r w:rsidR="00980D34" w:rsidRPr="00980D34" w:rsidDel="00F3452C">
          <w:t xml:space="preserve"> in the early decade NO3 concentrations were highest in the winter, this corresponds with extreme weather conditions</w:t>
        </w:r>
        <w:r w:rsidR="00980D34" w:rsidDel="00F3452C">
          <w:t xml:space="preserve">. On the other </w:t>
        </w:r>
        <w:r w:rsidR="001977B8" w:rsidDel="00F3452C">
          <w:t>hand,</w:t>
        </w:r>
        <w:r w:rsidR="00980D34" w:rsidDel="00F3452C">
          <w:t xml:space="preserve"> concentrations </w:t>
        </w:r>
        <w:r w:rsidR="00980D34" w:rsidRPr="00980D34" w:rsidDel="00F3452C">
          <w:t>are highest during the summer in the recent decade (fig 1</w:t>
        </w:r>
        <w:r w:rsidR="001977B8" w:rsidDel="00F3452C">
          <w:t>2</w:t>
        </w:r>
        <w:r w:rsidR="00980D34" w:rsidRPr="00980D34" w:rsidDel="00F3452C">
          <w:t xml:space="preserve">a). Hover median </w:t>
        </w:r>
        <w:bookmarkStart w:id="1128" w:name="_Hlk21692466"/>
        <w:r w:rsidR="00980D34" w:rsidRPr="00980D34" w:rsidDel="00F3452C">
          <w:t>concentrations difference between the early and recent decade are only significant in the months</w:t>
        </w:r>
        <w:bookmarkEnd w:id="1128"/>
        <w:r w:rsidR="00980D34" w:rsidRPr="00980D34" w:rsidDel="00F3452C">
          <w:t xml:space="preserve"> of February and July through September (</w:t>
        </w:r>
        <w:r w:rsidR="00980D34" w:rsidRPr="002B7D36" w:rsidDel="00F3452C">
          <w:rPr>
            <w:color w:val="FF0000"/>
            <w:highlight w:val="yellow"/>
          </w:rPr>
          <w:t>fig 1</w:t>
        </w:r>
        <w:r w:rsidR="001977B8" w:rsidRPr="002B7D36" w:rsidDel="00F3452C">
          <w:rPr>
            <w:color w:val="FF0000"/>
            <w:highlight w:val="yellow"/>
          </w:rPr>
          <w:t>2</w:t>
        </w:r>
        <w:r w:rsidR="00980D34" w:rsidRPr="002B7D36" w:rsidDel="00F3452C">
          <w:rPr>
            <w:color w:val="FF0000"/>
            <w:highlight w:val="yellow"/>
          </w:rPr>
          <w:t>c</w:t>
        </w:r>
        <w:r w:rsidR="00980D34" w:rsidRPr="00980D34" w:rsidDel="00F3452C">
          <w:t xml:space="preserve">). </w:t>
        </w:r>
      </w:moveFrom>
    </w:p>
    <w:p w14:paraId="2A4B9968" w14:textId="4BEA469D" w:rsidR="001977B8" w:rsidDel="00F3452C" w:rsidRDefault="001977B8" w:rsidP="007C3A73">
      <w:pPr>
        <w:autoSpaceDE w:val="0"/>
        <w:autoSpaceDN w:val="0"/>
        <w:adjustRightInd w:val="0"/>
        <w:rPr>
          <w:moveFrom w:id="1129" w:author="Microsoft Office User" w:date="2019-10-23T14:16:00Z"/>
        </w:rPr>
      </w:pPr>
      <w:moveFrom w:id="1130" w:author="Microsoft Office User" w:date="2019-10-23T14:16:00Z">
        <w:r w:rsidRPr="001977B8" w:rsidDel="00F3452C">
          <w:t xml:space="preserve">Estimated annual concentrations and loads for </w:t>
        </w:r>
        <w:r w:rsidR="003119BA" w:rsidDel="00F3452C">
          <w:t>ammonium</w:t>
        </w:r>
        <w:r w:rsidRPr="001977B8" w:rsidDel="00F3452C">
          <w:t xml:space="preserve"> NH4 show a different pattern than that of NO3 (</w:t>
        </w:r>
        <w:r w:rsidR="002B7D36" w:rsidDel="00F3452C">
          <w:rPr>
            <w:color w:val="FF0000"/>
            <w:highlight w:val="yellow"/>
          </w:rPr>
          <w:t>f</w:t>
        </w:r>
        <w:r w:rsidRPr="002B7D36" w:rsidDel="00F3452C">
          <w:rPr>
            <w:color w:val="FF0000"/>
            <w:highlight w:val="yellow"/>
          </w:rPr>
          <w:t>igs 11c and 11d</w:t>
        </w:r>
        <w:r w:rsidRPr="001977B8" w:rsidDel="00F3452C">
          <w:t xml:space="preserve">). Results show </w:t>
        </w:r>
        <w:r w:rsidDel="00F3452C">
          <w:t xml:space="preserve">great variation in concentrations </w:t>
        </w:r>
        <w:r w:rsidR="0085125F" w:rsidDel="00F3452C">
          <w:t xml:space="preserve">during the </w:t>
        </w:r>
        <w:r w:rsidDel="00F3452C">
          <w:t>early time period 1975-1985</w:t>
        </w:r>
        <w:r w:rsidR="0085125F" w:rsidDel="00F3452C">
          <w:t xml:space="preserve"> and for loads during 1985-1995 time period</w:t>
        </w:r>
        <w:r w:rsidDel="00F3452C">
          <w:t xml:space="preserve"> </w:t>
        </w:r>
        <w:r w:rsidR="007C3A73" w:rsidDel="00F3452C">
          <w:t xml:space="preserve">due to </w:t>
        </w:r>
        <w:r w:rsidR="007C3A73" w:rsidRPr="007C3A73" w:rsidDel="00F3452C">
          <w:t>extreme variability</w:t>
        </w:r>
        <w:r w:rsidR="007C3A73" w:rsidDel="00F3452C">
          <w:t xml:space="preserve"> </w:t>
        </w:r>
        <w:r w:rsidR="007C3A73" w:rsidRPr="007C3A73" w:rsidDel="00F3452C">
          <w:t>in data</w:t>
        </w:r>
        <w:r w:rsidR="0085125F" w:rsidDel="00F3452C">
          <w:t>. T</w:t>
        </w:r>
        <w:r w:rsidDel="00F3452C">
          <w:t xml:space="preserve">his </w:t>
        </w:r>
        <w:r w:rsidR="007C3A73" w:rsidDel="00F3452C">
          <w:t xml:space="preserve">is reflected with the wide </w:t>
        </w:r>
        <w:r w:rsidR="00250B57" w:rsidDel="00F3452C">
          <w:t>90%</w:t>
        </w:r>
        <w:r w:rsidR="007C3A73" w:rsidDel="00F3452C">
          <w:t xml:space="preserve"> confidence band </w:t>
        </w:r>
        <w:r w:rsidR="0085125F" w:rsidDel="00F3452C">
          <w:t xml:space="preserve">around both time periods </w:t>
        </w:r>
        <w:r w:rsidR="007C3A73" w:rsidDel="00F3452C">
          <w:t xml:space="preserve">and the fact that most of the </w:t>
        </w:r>
        <w:r w:rsidR="007C3A73" w:rsidRPr="007C3A73" w:rsidDel="00F3452C">
          <w:t>individual</w:t>
        </w:r>
        <w:r w:rsidR="007C3A73" w:rsidDel="00F3452C">
          <w:t xml:space="preserve"> </w:t>
        </w:r>
        <w:r w:rsidR="007C3A73" w:rsidRPr="007C3A73" w:rsidDel="00F3452C">
          <w:t>yearly estimates in these figures lie</w:t>
        </w:r>
        <w:r w:rsidR="007C3A73" w:rsidDel="00F3452C">
          <w:t xml:space="preserve"> </w:t>
        </w:r>
        <w:r w:rsidR="007C3A73" w:rsidRPr="007C3A73" w:rsidDel="00F3452C">
          <w:t>outside the confidence band.</w:t>
        </w:r>
        <w:r w:rsidR="007C3A73" w:rsidDel="00F3452C">
          <w:t xml:space="preserve"> The NH4 concentrations decline </w:t>
        </w:r>
        <w:r w:rsidR="0085125F" w:rsidDel="00F3452C">
          <w:t>greatly starting in 1995 however, variation in concentrations seam to be minimal as reflected by the thin confidence band showed in figure 11c. Variation in estimated loads remain similar throughout the 1970-2019 period (fig 11d).</w:t>
        </w:r>
      </w:moveFrom>
    </w:p>
    <w:p w14:paraId="7571E20D" w14:textId="0BA0E83E" w:rsidR="00C366EB" w:rsidDel="00F3452C" w:rsidRDefault="0085125F" w:rsidP="00C366EB">
      <w:pPr>
        <w:autoSpaceDE w:val="0"/>
        <w:autoSpaceDN w:val="0"/>
        <w:adjustRightInd w:val="0"/>
        <w:rPr>
          <w:moveFrom w:id="1131" w:author="Microsoft Office User" w:date="2019-10-23T14:16:00Z"/>
        </w:rPr>
      </w:pPr>
      <w:moveFrom w:id="1132" w:author="Microsoft Office User" w:date="2019-10-23T14:16:00Z">
        <w:r w:rsidDel="00F3452C">
          <w:t>R</w:t>
        </w:r>
        <w:r w:rsidRPr="009D7852" w:rsidDel="00F3452C">
          <w:t>esults of the EGRITci test showing a “</w:t>
        </w:r>
        <w:r w:rsidRPr="00B2120A" w:rsidDel="00F3452C">
          <w:rPr>
            <w:highlight w:val="yellow"/>
          </w:rPr>
          <w:t>hig</w:t>
        </w:r>
        <w:r w:rsidR="003D28B7" w:rsidRPr="00B2120A" w:rsidDel="00F3452C">
          <w:rPr>
            <w:highlight w:val="yellow"/>
          </w:rPr>
          <w:t xml:space="preserve">hly </w:t>
        </w:r>
        <w:r w:rsidRPr="00B2120A" w:rsidDel="00F3452C">
          <w:rPr>
            <w:highlight w:val="yellow"/>
          </w:rPr>
          <w:t>likely</w:t>
        </w:r>
        <w:r w:rsidRPr="009D7852" w:rsidDel="00F3452C">
          <w:t xml:space="preserve">” </w:t>
        </w:r>
        <w:r w:rsidR="003D28B7" w:rsidRPr="009D7852" w:rsidDel="00F3452C">
          <w:t>decrees in</w:t>
        </w:r>
        <w:r w:rsidR="00863540" w:rsidDel="00F3452C">
          <w:t xml:space="preserve"> both</w:t>
        </w:r>
        <w:r w:rsidR="003D28B7" w:rsidRPr="009D7852" w:rsidDel="00F3452C">
          <w:t xml:space="preserve"> concentration (about 0.</w:t>
        </w:r>
        <w:r w:rsidR="003D28B7" w:rsidDel="00F3452C">
          <w:t>11</w:t>
        </w:r>
        <w:r w:rsidR="003D28B7" w:rsidRPr="009D7852" w:rsidDel="00F3452C">
          <w:t xml:space="preserve"> mg/l) and loads (about 0.2</w:t>
        </w:r>
        <w:r w:rsidR="003D28B7" w:rsidDel="00F3452C">
          <w:t>6</w:t>
        </w:r>
        <w:r w:rsidR="003D28B7" w:rsidRPr="009D7852" w:rsidDel="00F3452C">
          <w:t xml:space="preserve"> million kg/Year) over the 1970-2019 period (Table 1).</w:t>
        </w:r>
      </w:moveFrom>
    </w:p>
    <w:p w14:paraId="781A4E9E" w14:textId="691D4E7B" w:rsidR="003D28B7" w:rsidDel="00F3452C" w:rsidRDefault="00684A2D" w:rsidP="00C366EB">
      <w:pPr>
        <w:autoSpaceDE w:val="0"/>
        <w:autoSpaceDN w:val="0"/>
        <w:adjustRightInd w:val="0"/>
        <w:rPr>
          <w:moveFrom w:id="1133" w:author="Microsoft Office User" w:date="2019-10-23T14:16:00Z"/>
        </w:rPr>
      </w:pPr>
      <w:moveFrom w:id="1134" w:author="Microsoft Office User" w:date="2019-10-23T14:16:00Z">
        <w:r w:rsidDel="00F3452C">
          <w:t>R</w:t>
        </w:r>
        <w:r w:rsidR="00FE38D8" w:rsidDel="00F3452C">
          <w:t>esults from the</w:t>
        </w:r>
        <w:r w:rsidDel="00F3452C">
          <w:t xml:space="preserve"> </w:t>
        </w:r>
        <w:r w:rsidRPr="00980D34" w:rsidDel="00F3452C">
          <w:t>Mann-Whitney-Wilcoxon Rank Sum test</w:t>
        </w:r>
        <w:r w:rsidDel="00F3452C">
          <w:t xml:space="preserve"> </w:t>
        </w:r>
        <w:r w:rsidR="00FE38D8" w:rsidDel="00F3452C">
          <w:t xml:space="preserve">show </w:t>
        </w:r>
        <w:r w:rsidDel="00F3452C">
          <w:t xml:space="preserve">that NH4 </w:t>
        </w:r>
        <w:r w:rsidR="00FE38D8" w:rsidRPr="00980D34" w:rsidDel="00F3452C">
          <w:t>concentrations</w:t>
        </w:r>
        <w:r w:rsidDel="00F3452C">
          <w:t xml:space="preserve"> decrees greatly in the recent decade</w:t>
        </w:r>
        <w:r w:rsidR="00FE38D8" w:rsidRPr="00980D34" w:rsidDel="00F3452C">
          <w:t xml:space="preserve"> </w:t>
        </w:r>
        <w:r w:rsidDel="00F3452C">
          <w:t xml:space="preserve">this could be caused by the </w:t>
        </w:r>
        <w:r w:rsidRPr="00370560" w:rsidDel="00F3452C">
          <w:t xml:space="preserve">City of Stockton WWTP facility upgrades that took place in 2006. Unlike NO3; the </w:t>
        </w:r>
        <w:r w:rsidR="00FE38D8" w:rsidRPr="00370560" w:rsidDel="00F3452C">
          <w:t xml:space="preserve">difference between the early and recent </w:t>
        </w:r>
        <w:r w:rsidR="00FE38D8" w:rsidRPr="00980D34" w:rsidDel="00F3452C">
          <w:t xml:space="preserve">decade </w:t>
        </w:r>
        <w:r w:rsidDel="00F3452C">
          <w:t xml:space="preserve">in NH4 concentrations </w:t>
        </w:r>
        <w:r w:rsidR="00FE38D8" w:rsidRPr="00980D34" w:rsidDel="00F3452C">
          <w:t xml:space="preserve">are significant </w:t>
        </w:r>
        <w:r w:rsidR="00FE38D8" w:rsidDel="00F3452C">
          <w:t>for all months of the year, with hi</w:t>
        </w:r>
        <w:r w:rsidR="00B2120A" w:rsidDel="00F3452C">
          <w:t>gh</w:t>
        </w:r>
        <w:r w:rsidR="00FE38D8" w:rsidDel="00F3452C">
          <w:t xml:space="preserve"> NH4 concentrations in winter for the early decade and in summer for the recent decade</w:t>
        </w:r>
        <w:r w:rsidDel="00F3452C">
          <w:t xml:space="preserve"> </w:t>
        </w:r>
        <w:r w:rsidRPr="00684A2D" w:rsidDel="00F3452C">
          <w:rPr>
            <w:highlight w:val="yellow"/>
          </w:rPr>
          <w:t>(</w:t>
        </w:r>
        <w:r w:rsidRPr="002B7D36" w:rsidDel="00F3452C">
          <w:rPr>
            <w:color w:val="FF0000"/>
            <w:highlight w:val="yellow"/>
          </w:rPr>
          <w:t>fig 12d</w:t>
        </w:r>
        <w:r w:rsidRPr="00684A2D" w:rsidDel="00F3452C">
          <w:rPr>
            <w:highlight w:val="yellow"/>
          </w:rPr>
          <w:t>)</w:t>
        </w:r>
        <w:r w:rsidR="00FE38D8" w:rsidDel="00F3452C">
          <w:t xml:space="preserve">. </w:t>
        </w:r>
      </w:moveFrom>
    </w:p>
    <w:p w14:paraId="333E6D5E" w14:textId="272D19C6" w:rsidR="00B068DF" w:rsidRPr="00370560" w:rsidDel="00F3452C" w:rsidRDefault="00E50A08" w:rsidP="00EB76F8">
      <w:pPr>
        <w:autoSpaceDE w:val="0"/>
        <w:autoSpaceDN w:val="0"/>
        <w:adjustRightInd w:val="0"/>
        <w:rPr>
          <w:moveFrom w:id="1135" w:author="Microsoft Office User" w:date="2019-10-23T14:16:00Z"/>
        </w:rPr>
      </w:pPr>
      <w:moveFrom w:id="1136" w:author="Microsoft Office User" w:date="2019-10-23T14:16:00Z">
        <w:r w:rsidRPr="00863540" w:rsidDel="00F3452C">
          <w:t>TKN</w:t>
        </w:r>
        <w:r w:rsidR="00EB76F8" w:rsidRPr="00863540" w:rsidDel="00F3452C">
          <w:t xml:space="preserve"> concentrations and loads</w:t>
        </w:r>
        <w:r w:rsidRPr="00863540" w:rsidDel="00F3452C">
          <w:t xml:space="preserve"> decreased continuously throughout the 1970-2019 period with a larger vernation in the early decade reflected in the wide </w:t>
        </w:r>
        <w:r w:rsidR="00250B57" w:rsidDel="00F3452C">
          <w:t>90%</w:t>
        </w:r>
        <w:r w:rsidRPr="00863540" w:rsidDel="00F3452C">
          <w:t xml:space="preserve"> confidence band (Fig 11e, and 11f). </w:t>
        </w:r>
        <w:r w:rsidR="00202A4F" w:rsidRPr="00863540" w:rsidDel="00F3452C">
          <w:t xml:space="preserve">This variation is more significant for loads, where results of the </w:t>
        </w:r>
        <w:r w:rsidRPr="00863540" w:rsidDel="00F3452C">
          <w:t xml:space="preserve">EGRITci test show most individual load estimates lie outside the </w:t>
        </w:r>
        <w:r w:rsidR="00250B57" w:rsidDel="00F3452C">
          <w:t>90%</w:t>
        </w:r>
        <w:r w:rsidR="00863540" w:rsidRPr="00863540" w:rsidDel="00F3452C">
          <w:t xml:space="preserve"> </w:t>
        </w:r>
        <w:r w:rsidRPr="00863540" w:rsidDel="00F3452C">
          <w:t xml:space="preserve">confidence band. </w:t>
        </w:r>
        <w:r w:rsidR="00202A4F" w:rsidRPr="00863540" w:rsidDel="00F3452C">
          <w:t>Results from the EGRITci test also show that there is a “</w:t>
        </w:r>
        <w:r w:rsidR="00202A4F" w:rsidRPr="007F01D1" w:rsidDel="00F3452C">
          <w:rPr>
            <w:highlight w:val="yellow"/>
          </w:rPr>
          <w:t>highly likely</w:t>
        </w:r>
        <w:r w:rsidR="00202A4F" w:rsidRPr="00863540" w:rsidDel="00F3452C">
          <w:t>” decrease in TKN concentrations (about 0.78 mg/l) and a “</w:t>
        </w:r>
        <w:r w:rsidR="00202A4F" w:rsidRPr="007F01D1" w:rsidDel="00F3452C">
          <w:rPr>
            <w:highlight w:val="yellow"/>
          </w:rPr>
          <w:t>very likely</w:t>
        </w:r>
        <w:r w:rsidR="00202A4F" w:rsidRPr="00863540" w:rsidDel="00F3452C">
          <w:t>” decrease in loads (about 2.86 million kg/year) over the 1970-2019 period ((</w:t>
        </w:r>
        <w:r w:rsidR="00202A4F" w:rsidRPr="00863540" w:rsidDel="00F3452C">
          <w:rPr>
            <w:highlight w:val="yellow"/>
          </w:rPr>
          <w:t>Table 1</w:t>
        </w:r>
        <w:r w:rsidR="00202A4F" w:rsidRPr="00863540" w:rsidDel="00F3452C">
          <w:t>).</w:t>
        </w:r>
        <w:r w:rsidR="00202A4F" w:rsidDel="00F3452C">
          <w:t xml:space="preserve">  </w:t>
        </w:r>
        <w:r w:rsidR="00EB76F8" w:rsidRPr="00370560" w:rsidDel="00F3452C">
          <w:t xml:space="preserve">Trends in Op concentrations and loads fallowed a </w:t>
        </w:r>
        <w:r w:rsidR="007E5408" w:rsidRPr="00370560" w:rsidDel="00F3452C">
          <w:t>similar</w:t>
        </w:r>
        <w:r w:rsidR="00EB76F8" w:rsidRPr="00370560" w:rsidDel="00F3452C">
          <w:t xml:space="preserve"> pattern over the 1970-2019 period</w:t>
        </w:r>
        <w:r w:rsidR="00B068DF" w:rsidRPr="00370560" w:rsidDel="00F3452C">
          <w:t>. Results from the EGRITci test show</w:t>
        </w:r>
        <w:r w:rsidR="007E5408" w:rsidRPr="00370560" w:rsidDel="00F3452C">
          <w:t xml:space="preserve">ed a weak “likely” decline in both concentrations and loads for the 1970-2019 period (about 0.01 mg/l in concentrations and 0.05 million kg/year in loads). EGRITci test results also showed a greater variation in estimated annual OP loads </w:t>
        </w:r>
        <w:r w:rsidR="00B068DF" w:rsidRPr="00370560" w:rsidDel="00F3452C">
          <w:t>reflected in th</w:t>
        </w:r>
        <w:r w:rsidR="007E5408" w:rsidRPr="00370560" w:rsidDel="00F3452C">
          <w:t xml:space="preserve">at most of the observation call outside the 90% confident band (fig 11g and 11h). </w:t>
        </w:r>
      </w:moveFrom>
    </w:p>
    <w:p w14:paraId="020BA025" w14:textId="629BD7A1" w:rsidR="00E22C94" w:rsidRPr="009743F4" w:rsidDel="00F3452C" w:rsidRDefault="00EB76F8" w:rsidP="009743F4">
      <w:pPr>
        <w:autoSpaceDE w:val="0"/>
        <w:autoSpaceDN w:val="0"/>
        <w:adjustRightInd w:val="0"/>
        <w:rPr>
          <w:moveFrom w:id="1137" w:author="Microsoft Office User" w:date="2019-10-23T14:16:00Z"/>
        </w:rPr>
      </w:pPr>
      <w:moveFrom w:id="1138" w:author="Microsoft Office User" w:date="2019-10-23T14:16:00Z">
        <w:r w:rsidRPr="009743F4" w:rsidDel="00F3452C">
          <w:t>Trends in TP concentration and loads fallow a similar pattern</w:t>
        </w:r>
        <w:r w:rsidR="00E22C94" w:rsidRPr="009743F4" w:rsidDel="00F3452C">
          <w:t xml:space="preserve"> to that of OP</w:t>
        </w:r>
        <w:r w:rsidRPr="009743F4" w:rsidDel="00F3452C">
          <w:t xml:space="preserve"> </w:t>
        </w:r>
        <w:r w:rsidR="00E22C94" w:rsidRPr="009743F4" w:rsidDel="00F3452C">
          <w:t>with a greater variation in TP concentrations in the mid-80s reflected in the wide 90% confidence band (fig 11j)</w:t>
        </w:r>
        <w:r w:rsidRPr="009743F4" w:rsidDel="00F3452C">
          <w:t xml:space="preserve">. </w:t>
        </w:r>
        <w:r w:rsidR="00E22C94" w:rsidRPr="009743F4" w:rsidDel="00F3452C">
          <w:t xml:space="preserve">TP </w:t>
        </w:r>
        <w:r w:rsidR="009743F4" w:rsidRPr="009743F4" w:rsidDel="00F3452C">
          <w:t>concentrations</w:t>
        </w:r>
        <w:r w:rsidR="00E22C94" w:rsidRPr="009743F4" w:rsidDel="00F3452C">
          <w:t xml:space="preserve"> increased in the early decade to reach its high</w:t>
        </w:r>
        <w:r w:rsidR="009743F4" w:rsidRPr="009743F4" w:rsidDel="00F3452C">
          <w:t>es</w:t>
        </w:r>
        <w:r w:rsidR="00E22C94" w:rsidRPr="009743F4" w:rsidDel="00F3452C">
          <w:t xml:space="preserve">t value of </w:t>
        </w:r>
        <w:r w:rsidR="009743F4" w:rsidRPr="009743F4" w:rsidDel="00F3452C">
          <w:t>0.29 mg/l in 1988</w:t>
        </w:r>
        <w:r w:rsidR="009743F4" w:rsidDel="00F3452C">
          <w:t xml:space="preserve"> fallowed by a continuance decrease in concentration though the remainder of the time period. </w:t>
        </w:r>
        <w:r w:rsidR="009743F4" w:rsidRPr="009743F4" w:rsidDel="00F3452C">
          <w:t xml:space="preserve"> </w:t>
        </w:r>
        <w:r w:rsidR="00E22C94" w:rsidRPr="009743F4" w:rsidDel="00F3452C">
          <w:t>Overall results from the EGRITci test show that there is a weak “</w:t>
        </w:r>
        <w:r w:rsidR="00E22C94" w:rsidRPr="009743F4" w:rsidDel="00F3452C">
          <w:rPr>
            <w:highlight w:val="yellow"/>
          </w:rPr>
          <w:t>highly likely</w:t>
        </w:r>
        <w:r w:rsidR="00E22C94" w:rsidRPr="009743F4" w:rsidDel="00F3452C">
          <w:t xml:space="preserve">” decline in TP concentrations about 0.09 mg/L and in loads about 0.16 million kg/year over the 1970-2019 period.   </w:t>
        </w:r>
      </w:moveFrom>
    </w:p>
    <w:p w14:paraId="35341B55" w14:textId="70A4F6FB" w:rsidR="00E22C94" w:rsidRPr="009743F4" w:rsidDel="00F3452C" w:rsidRDefault="009743F4" w:rsidP="00EB76F8">
      <w:pPr>
        <w:rPr>
          <w:moveFrom w:id="1139" w:author="Microsoft Office User" w:date="2019-10-23T14:16:00Z"/>
        </w:rPr>
      </w:pPr>
      <w:commentRangeStart w:id="1140"/>
      <w:moveFrom w:id="1141" w:author="Microsoft Office User" w:date="2019-10-23T14:16:00Z">
        <w:r w:rsidRPr="00EB76F8" w:rsidDel="00F3452C">
          <w:rPr>
            <w:color w:val="FF0000"/>
            <w:highlight w:val="lightGray"/>
          </w:rPr>
          <w:t>Nutrient ratios (molar) in</w:t>
        </w:r>
        <w:commentRangeEnd w:id="1140"/>
        <w:r w:rsidDel="00F3452C">
          <w:rPr>
            <w:rStyle w:val="CommentReference"/>
          </w:rPr>
          <w:commentReference w:id="1140"/>
        </w:r>
      </w:moveFrom>
    </w:p>
    <w:p w14:paraId="215F633A" w14:textId="0A55FEB5" w:rsidR="00E22C94" w:rsidDel="00F3452C" w:rsidRDefault="006E4329" w:rsidP="00EB76F8">
      <w:pPr>
        <w:rPr>
          <w:moveFrom w:id="1142" w:author="Microsoft Office User" w:date="2019-10-23T14:16:00Z"/>
          <w:highlight w:val="lightGray"/>
        </w:rPr>
      </w:pPr>
      <w:moveFrom w:id="1143" w:author="Microsoft Office User" w:date="2019-10-23T14:16:00Z">
        <w:r w:rsidDel="00F3452C">
          <w:rPr>
            <w:noProof/>
          </w:rPr>
          <w:drawing>
            <wp:inline distT="0" distB="0" distL="0" distR="0" wp14:anchorId="049948B5" wp14:editId="410FA632">
              <wp:extent cx="5661965" cy="801518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11_VernalisLoads_Conc.png"/>
                      <pic:cNvPicPr/>
                    </pic:nvPicPr>
                    <pic:blipFill>
                      <a:blip r:embed="rId15">
                        <a:extLst>
                          <a:ext uri="{28A0092B-C50C-407E-A947-70E740481C1C}">
                            <a14:useLocalDpi xmlns:a14="http://schemas.microsoft.com/office/drawing/2010/main" val="0"/>
                          </a:ext>
                        </a:extLst>
                      </a:blip>
                      <a:stretch>
                        <a:fillRect/>
                      </a:stretch>
                    </pic:blipFill>
                    <pic:spPr>
                      <a:xfrm>
                        <a:off x="0" y="0"/>
                        <a:ext cx="5684204" cy="8046671"/>
                      </a:xfrm>
                      <a:prstGeom prst="rect">
                        <a:avLst/>
                      </a:prstGeom>
                    </pic:spPr>
                  </pic:pic>
                </a:graphicData>
              </a:graphic>
            </wp:inline>
          </w:drawing>
        </w:r>
        <w:r w:rsidDel="00F3452C">
          <w:rPr>
            <w:noProof/>
          </w:rPr>
          <w:drawing>
            <wp:inline distT="0" distB="0" distL="0" distR="0" wp14:anchorId="333DE550" wp14:editId="1DA70FBF">
              <wp:extent cx="5829300" cy="7543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12_Vernalis_ShiftPlot.png"/>
                      <pic:cNvPicPr/>
                    </pic:nvPicPr>
                    <pic:blipFill>
                      <a:blip r:embed="rId16">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moveFrom>
    </w:p>
    <w:p w14:paraId="0EC7F6BF" w14:textId="20191A48" w:rsidR="006E4329" w:rsidDel="00F3452C" w:rsidRDefault="006E4329" w:rsidP="00E435C8">
      <w:pPr>
        <w:pStyle w:val="Heading1"/>
        <w:rPr>
          <w:moveFrom w:id="1144" w:author="Microsoft Office User" w:date="2019-10-23T14:16:00Z"/>
        </w:rPr>
      </w:pPr>
    </w:p>
    <w:moveFromRangeEnd w:id="1089"/>
    <w:p w14:paraId="58CFF058" w14:textId="6CD3A759" w:rsidR="00E435C8" w:rsidRPr="00954569" w:rsidRDefault="00E435C8" w:rsidP="00E435C8">
      <w:pPr>
        <w:pStyle w:val="Heading1"/>
        <w:rPr>
          <w:b/>
        </w:rPr>
      </w:pPr>
      <w:r w:rsidRPr="00954569">
        <w:rPr>
          <w:b/>
        </w:rPr>
        <w:t>Discussion</w:t>
      </w:r>
    </w:p>
    <w:p w14:paraId="3C444A38" w14:textId="1C91E41A" w:rsidR="00E435C8" w:rsidDel="00F30B92" w:rsidRDefault="00954569" w:rsidP="00954569">
      <w:pPr>
        <w:pStyle w:val="Heading2"/>
        <w:rPr>
          <w:del w:id="1145" w:author="Microsoft Office User" w:date="2019-10-29T13:31:00Z"/>
        </w:rPr>
      </w:pPr>
      <w:del w:id="1146" w:author="Microsoft Office User" w:date="2019-10-29T13:31:00Z">
        <w:r w:rsidDel="00F30B92">
          <w:delText>Future planed upgrades:</w:delText>
        </w:r>
      </w:del>
    </w:p>
    <w:p w14:paraId="231C2139" w14:textId="2619A863" w:rsidR="00954569" w:rsidRPr="008A5B96" w:rsidDel="0035683C" w:rsidRDefault="00954569" w:rsidP="00954569">
      <w:pPr>
        <w:autoSpaceDE w:val="0"/>
        <w:autoSpaceDN w:val="0"/>
        <w:adjustRightInd w:val="0"/>
        <w:rPr>
          <w:del w:id="1147" w:author="Microsoft Office User" w:date="2019-10-29T10:45:00Z"/>
        </w:rPr>
      </w:pPr>
      <w:commentRangeStart w:id="1148"/>
      <w:commentRangeStart w:id="1149"/>
      <w:del w:id="1150" w:author="Microsoft Office User" w:date="2019-10-29T10:45:00Z">
        <w:r w:rsidRPr="008A5B96" w:rsidDel="0035683C">
          <w:delText>The Central Valley Regional Water Quality Control Board (Central Valley Water Board)</w:delText>
        </w:r>
      </w:del>
    </w:p>
    <w:p w14:paraId="093354A9" w14:textId="3E706469" w:rsidR="00954569" w:rsidRPr="008A5B96" w:rsidDel="0035683C" w:rsidRDefault="00954569" w:rsidP="00954569">
      <w:pPr>
        <w:autoSpaceDE w:val="0"/>
        <w:autoSpaceDN w:val="0"/>
        <w:adjustRightInd w:val="0"/>
        <w:rPr>
          <w:del w:id="1151" w:author="Microsoft Office User" w:date="2019-10-29T10:45:00Z"/>
        </w:rPr>
      </w:pPr>
      <w:del w:id="1152" w:author="Microsoft Office User" w:date="2019-10-29T10:45:00Z">
        <w:r w:rsidRPr="008A5B96" w:rsidDel="0035683C">
          <w:delText>Drinking Water Policy (DWP) Workgroup is responsible for developing a DWP for surface</w:delText>
        </w:r>
      </w:del>
    </w:p>
    <w:p w14:paraId="11439FC7" w14:textId="503AE968" w:rsidR="00954569" w:rsidRPr="008A5B96" w:rsidDel="0035683C" w:rsidRDefault="00954569" w:rsidP="00954569">
      <w:pPr>
        <w:autoSpaceDE w:val="0"/>
        <w:autoSpaceDN w:val="0"/>
        <w:adjustRightInd w:val="0"/>
        <w:rPr>
          <w:del w:id="1153" w:author="Microsoft Office User" w:date="2019-10-29T10:45:00Z"/>
        </w:rPr>
      </w:pPr>
      <w:del w:id="1154" w:author="Microsoft Office User" w:date="2019-10-29T10:45:00Z">
        <w:r w:rsidRPr="008A5B96" w:rsidDel="0035683C">
          <w:delText>waters of the Central Valley. The DWP Workgroup commissioned a study to provide an</w:delText>
        </w:r>
      </w:del>
    </w:p>
    <w:p w14:paraId="7EC73BFE" w14:textId="67AC575F" w:rsidR="00954569" w:rsidRPr="008A5B96" w:rsidDel="0035683C" w:rsidRDefault="00954569" w:rsidP="008A5B96">
      <w:pPr>
        <w:autoSpaceDE w:val="0"/>
        <w:autoSpaceDN w:val="0"/>
        <w:adjustRightInd w:val="0"/>
        <w:rPr>
          <w:del w:id="1155" w:author="Microsoft Office User" w:date="2019-10-29T10:45:00Z"/>
        </w:rPr>
      </w:pPr>
      <w:del w:id="1156" w:author="Microsoft Office User" w:date="2019-10-29T10:45:00Z">
        <w:r w:rsidRPr="008A5B96" w:rsidDel="0035683C">
          <w:delText>evaluation of the current and predicted 2030 loads for drinking water constituents of concern that</w:delText>
        </w:r>
        <w:r w:rsidR="008A5B96" w:rsidDel="0035683C">
          <w:delText xml:space="preserve"> </w:delText>
        </w:r>
        <w:r w:rsidRPr="008A5B96" w:rsidDel="0035683C">
          <w:delText>are discharged by Publicly Owned Treatment Works (POTWs) within the Sacramento River, San</w:delText>
        </w:r>
        <w:r w:rsidR="008A5B96" w:rsidDel="0035683C">
          <w:delText xml:space="preserve"> </w:delText>
        </w:r>
        <w:r w:rsidRPr="008A5B96" w:rsidDel="0035683C">
          <w:delText>Joaquin River and tributary watersheds to the Sacramento San Joaquin River Delta (Delta).</w:delText>
        </w:r>
      </w:del>
    </w:p>
    <w:p w14:paraId="5CE43480" w14:textId="39BEF2DC" w:rsidR="00954569" w:rsidRPr="008A5B96" w:rsidRDefault="00954569" w:rsidP="00954569"/>
    <w:p w14:paraId="6D77AC06" w14:textId="72D3E7C8" w:rsidR="00954569" w:rsidRPr="008A5B96" w:rsidDel="000E666A" w:rsidRDefault="00954F6C" w:rsidP="00954569">
      <w:pPr>
        <w:rPr>
          <w:del w:id="1157" w:author="Microsoft Office User" w:date="2019-10-29T15:54:00Z"/>
        </w:rPr>
      </w:pPr>
      <w:del w:id="1158" w:author="Microsoft Office User" w:date="2019-10-29T15:54:00Z">
        <w:r w:rsidRPr="008A5B96" w:rsidDel="000E666A">
          <w:delText xml:space="preserve">Elevated NH4 </w:delText>
        </w:r>
        <w:r w:rsidR="008A5B96" w:rsidRPr="008A5B96" w:rsidDel="000E666A">
          <w:delText>concentrations</w:delText>
        </w:r>
        <w:r w:rsidRPr="008A5B96" w:rsidDel="000E666A">
          <w:delText xml:space="preserve"> negatively impact food webs in the Delta. Studies show that changes in nutrient ratios and forms of N are exerting additional bottom-up pressures on the Delta food webs by altering the phytoplankton community composition and the N:P composition of individual cells, and NH4 </w:delText>
        </w:r>
        <w:r w:rsidR="008A5B96" w:rsidRPr="008A5B96" w:rsidDel="000E666A">
          <w:delText>concentrations</w:delText>
        </w:r>
        <w:r w:rsidRPr="008A5B96" w:rsidDel="000E666A">
          <w:delText xml:space="preserve"> </w:delText>
        </w:r>
        <w:r w:rsidR="008A5B96" w:rsidRPr="008A5B96" w:rsidDel="000E666A">
          <w:delText>observed</w:delText>
        </w:r>
        <w:r w:rsidRPr="008A5B96" w:rsidDel="000E666A">
          <w:delText xml:space="preserve"> in areas of the Delta and the Sacramento River can exert chronic toxicity </w:delText>
        </w:r>
        <w:r w:rsidR="008A5B96" w:rsidDel="000E666A">
          <w:delText>on</w:delText>
        </w:r>
        <w:r w:rsidRPr="008A5B96" w:rsidDel="000E666A">
          <w:delText xml:space="preserve"> important food sources (The et al., 2011)</w:delText>
        </w:r>
        <w:commentRangeEnd w:id="1148"/>
        <w:r w:rsidR="005A0FDB" w:rsidDel="000E666A">
          <w:rPr>
            <w:rStyle w:val="CommentReference"/>
          </w:rPr>
          <w:commentReference w:id="1148"/>
        </w:r>
      </w:del>
    </w:p>
    <w:commentRangeEnd w:id="1149"/>
    <w:p w14:paraId="1E3012F1" w14:textId="4ACAC005" w:rsidR="00954569" w:rsidDel="000E666A" w:rsidRDefault="008A5B96" w:rsidP="00954569">
      <w:pPr>
        <w:rPr>
          <w:del w:id="1159" w:author="Microsoft Office User" w:date="2019-10-29T15:54:00Z"/>
          <w:rFonts w:ascii="Times New Roman" w:hAnsi="Times New Roman" w:cs="Times New Roman"/>
        </w:rPr>
      </w:pPr>
      <w:del w:id="1160" w:author="Microsoft Office User" w:date="2019-10-29T15:54:00Z">
        <w:r w:rsidDel="000E666A">
          <w:rPr>
            <w:rStyle w:val="CommentReference"/>
          </w:rPr>
          <w:commentReference w:id="1149"/>
        </w:r>
      </w:del>
    </w:p>
    <w:p w14:paraId="5D8F6268" w14:textId="60BF1A2E" w:rsidR="00954569" w:rsidRDefault="00954569" w:rsidP="00954569">
      <w:pPr>
        <w:rPr>
          <w:rFonts w:ascii="Times New Roman" w:hAnsi="Times New Roman" w:cs="Times New Roman"/>
        </w:rPr>
      </w:pPr>
    </w:p>
    <w:p w14:paraId="25CE9A9A" w14:textId="020DDC44" w:rsidR="00432C6B" w:rsidRDefault="00432C6B" w:rsidP="00E435C8"/>
    <w:p w14:paraId="68C7D9C4" w14:textId="55FA35D5" w:rsidR="00432C6B" w:rsidRDefault="00432C6B" w:rsidP="00E435C8"/>
    <w:p w14:paraId="7AEFFFFF" w14:textId="643CCEBF" w:rsidR="00432C6B" w:rsidRDefault="00432C6B" w:rsidP="00E435C8"/>
    <w:p w14:paraId="0BD471FF" w14:textId="7025F9BB" w:rsidR="00432C6B" w:rsidRDefault="00432C6B" w:rsidP="00E435C8"/>
    <w:p w14:paraId="7BEA80AD" w14:textId="6E5775E4" w:rsidR="00432C6B" w:rsidRDefault="00432C6B" w:rsidP="00E435C8"/>
    <w:p w14:paraId="2C528E36" w14:textId="7626741F" w:rsidR="00432C6B" w:rsidRDefault="00432C6B" w:rsidP="00E435C8"/>
    <w:p w14:paraId="3C41C68B" w14:textId="426A90F2" w:rsidR="00432C6B" w:rsidRDefault="00432C6B" w:rsidP="00E435C8"/>
    <w:p w14:paraId="0D477493" w14:textId="094FEB05" w:rsidR="00432C6B" w:rsidRDefault="00432C6B" w:rsidP="00E435C8"/>
    <w:p w14:paraId="59F7DA75" w14:textId="1484AAD3" w:rsidR="00432C6B" w:rsidRDefault="00432C6B" w:rsidP="00E435C8"/>
    <w:p w14:paraId="409A1ED8" w14:textId="739E152A" w:rsidR="00432C6B" w:rsidRDefault="00432C6B" w:rsidP="00E435C8"/>
    <w:p w14:paraId="129EDE27" w14:textId="73BD353D" w:rsidR="00432C6B" w:rsidRDefault="00432C6B" w:rsidP="00E435C8"/>
    <w:p w14:paraId="3CB05268" w14:textId="53563353" w:rsidR="00432C6B" w:rsidRDefault="00432C6B" w:rsidP="00E435C8"/>
    <w:p w14:paraId="2CFBE54C" w14:textId="56986EE6" w:rsidR="00432C6B" w:rsidRDefault="00432C6B" w:rsidP="00E435C8"/>
    <w:p w14:paraId="30E342AD" w14:textId="1981A783" w:rsidR="00432C6B" w:rsidRDefault="00432C6B" w:rsidP="00E435C8"/>
    <w:p w14:paraId="1E041D11" w14:textId="1EDBCBCD" w:rsidR="00432C6B" w:rsidRDefault="00432C6B" w:rsidP="00E435C8"/>
    <w:p w14:paraId="71263AE8" w14:textId="0E471D87" w:rsidR="00432C6B" w:rsidRPr="002261E2" w:rsidRDefault="002261E2" w:rsidP="002261E2">
      <w:pPr>
        <w:pStyle w:val="Heading1"/>
        <w:rPr>
          <w:b/>
        </w:rPr>
      </w:pPr>
      <w:r w:rsidRPr="002261E2">
        <w:rPr>
          <w:b/>
        </w:rPr>
        <w:t>References</w:t>
      </w:r>
    </w:p>
    <w:p w14:paraId="4788711F" w14:textId="77777777" w:rsidR="002261E2" w:rsidRDefault="002261E2" w:rsidP="00E435C8"/>
    <w:p w14:paraId="0C26BA4E" w14:textId="2AA2AEEA" w:rsidR="00E435C8" w:rsidRDefault="005A0496" w:rsidP="00432C6B">
      <w:pPr>
        <w:autoSpaceDE w:val="0"/>
        <w:autoSpaceDN w:val="0"/>
        <w:adjustRightInd w:val="0"/>
        <w:ind w:left="720" w:hanging="720"/>
        <w:rPr>
          <w:ins w:id="1161" w:author="Microsoft Office User" w:date="2019-10-29T08:40:00Z"/>
        </w:rPr>
      </w:pPr>
      <w:r w:rsidRPr="00432C6B">
        <w:t>Alexander, R.B., R.A. Smith, G.E. Schwarz, E.W. Boyer, J.V. Nolan, and J.W. Brakebill, 2008. Differences in Phosphorus and Nitrogen Delivery to the Gulf of Mexico from the Mississippi River Basin. Journal of Environmental Science and Technology 42(3):822-830.</w:t>
      </w:r>
    </w:p>
    <w:p w14:paraId="3E1D239F" w14:textId="074AFF7F" w:rsidR="00982B8D" w:rsidRDefault="00982B8D" w:rsidP="00432C6B">
      <w:pPr>
        <w:autoSpaceDE w:val="0"/>
        <w:autoSpaceDN w:val="0"/>
        <w:adjustRightInd w:val="0"/>
        <w:ind w:left="720" w:hanging="720"/>
        <w:rPr>
          <w:ins w:id="1162" w:author="Microsoft Office User" w:date="2019-10-29T08:40:00Z"/>
        </w:rPr>
      </w:pPr>
    </w:p>
    <w:p w14:paraId="63384F40" w14:textId="3AA11D07" w:rsidR="00982B8D" w:rsidRDefault="00982B8D" w:rsidP="00432C6B">
      <w:pPr>
        <w:autoSpaceDE w:val="0"/>
        <w:autoSpaceDN w:val="0"/>
        <w:adjustRightInd w:val="0"/>
        <w:ind w:left="720" w:hanging="720"/>
        <w:rPr>
          <w:ins w:id="1163" w:author="Microsoft Office User" w:date="2019-10-29T08:40:00Z"/>
        </w:rPr>
      </w:pPr>
      <w:ins w:id="1164" w:author="Microsoft Office User" w:date="2019-10-29T08:40:00Z">
        <w:r>
          <w:lastRenderedPageBreak/>
          <w:t>Beck, M.W., Jabusch, T.W., Trowbridge, P.R., Senn, D.B., 20</w:t>
        </w:r>
      </w:ins>
      <w:ins w:id="1165" w:author="Microsoft Office User" w:date="2019-10-29T08:41:00Z">
        <w:r>
          <w:t xml:space="preserve">18, Four decades of water quality change in the upper San Francisco Estuary, Estuarine Coastal and Shelf Science, 212:11-22, </w:t>
        </w:r>
      </w:ins>
      <w:ins w:id="1166" w:author="Microsoft Office User" w:date="2019-10-29T08:42:00Z">
        <w:r w:rsidRPr="00982B8D">
          <w:rPr>
            <w:rPrChange w:id="1167" w:author="Microsoft Office User" w:date="2019-10-29T08:42:00Z">
              <w:rPr>
                <w:rFonts w:ascii="Times New Roman" w:hAnsi="Times New Roman" w:cs="Times New Roman"/>
                <w:sz w:val="13"/>
                <w:szCs w:val="13"/>
              </w:rPr>
            </w:rPrChange>
          </w:rPr>
          <w:t>https://doi.org/10.1016/j.ecss.2018.06.021</w:t>
        </w:r>
        <w:r>
          <w:t>.</w:t>
        </w:r>
      </w:ins>
    </w:p>
    <w:p w14:paraId="4B07DA35" w14:textId="77777777" w:rsidR="00982B8D" w:rsidRPr="00432C6B" w:rsidRDefault="00982B8D" w:rsidP="00432C6B">
      <w:pPr>
        <w:autoSpaceDE w:val="0"/>
        <w:autoSpaceDN w:val="0"/>
        <w:adjustRightInd w:val="0"/>
        <w:ind w:left="720" w:hanging="720"/>
      </w:pPr>
    </w:p>
    <w:p w14:paraId="457E5F4C" w14:textId="7A0B16C0" w:rsidR="005A0496" w:rsidRDefault="005A0496" w:rsidP="005A0496">
      <w:pPr>
        <w:pStyle w:val="Default"/>
        <w:ind w:left="720" w:hanging="720"/>
        <w:rPr>
          <w:ins w:id="1168" w:author="Microsoft Office User" w:date="2019-10-23T08:53:00Z"/>
          <w:rFonts w:asciiTheme="minorHAnsi" w:hAnsiTheme="minorHAnsi" w:cstheme="minorBidi"/>
          <w:color w:val="auto"/>
        </w:rPr>
      </w:pPr>
      <w:r w:rsidRPr="00432C6B">
        <w:rPr>
          <w:rFonts w:asciiTheme="minorHAnsi" w:hAnsiTheme="minorHAnsi" w:cstheme="minorBidi"/>
          <w:color w:val="auto"/>
        </w:rPr>
        <w:t>Domagalski, Joseph and Dina Saleh, 2015. Sources and Transport of Phosphorus to Rivers in California and Adjacent States, U.S., as Determined by SPARROW Modeling. Journal of the American Water Resources Association (JAWRA) 1-24. DOI: 10.1111/1752-1688.12326.</w:t>
      </w:r>
    </w:p>
    <w:p w14:paraId="1674B26C" w14:textId="15ED97A7" w:rsidR="00A07CEA" w:rsidRDefault="00A07CEA" w:rsidP="005A0496">
      <w:pPr>
        <w:pStyle w:val="Default"/>
        <w:ind w:left="720" w:hanging="720"/>
        <w:rPr>
          <w:ins w:id="1169" w:author="Microsoft Office User" w:date="2019-10-23T08:53:00Z"/>
          <w:rFonts w:asciiTheme="minorHAnsi" w:hAnsiTheme="minorHAnsi" w:cstheme="minorBidi"/>
          <w:color w:val="auto"/>
        </w:rPr>
      </w:pPr>
    </w:p>
    <w:p w14:paraId="14153937" w14:textId="7D133C90" w:rsidR="00A07CEA" w:rsidRPr="00A07CEA" w:rsidRDefault="00A07CEA">
      <w:pPr>
        <w:pStyle w:val="Default"/>
        <w:ind w:left="720" w:hanging="720"/>
        <w:rPr>
          <w:ins w:id="1170" w:author="Microsoft Office User" w:date="2019-10-23T08:53:00Z"/>
          <w:rFonts w:asciiTheme="minorHAnsi" w:hAnsiTheme="minorHAnsi" w:cstheme="minorBidi"/>
          <w:rPrChange w:id="1171" w:author="Microsoft Office User" w:date="2019-10-23T08:53:00Z">
            <w:rPr>
              <w:ins w:id="1172" w:author="Microsoft Office User" w:date="2019-10-23T08:53:00Z"/>
            </w:rPr>
          </w:rPrChange>
        </w:rPr>
        <w:pPrChange w:id="1173" w:author="Microsoft Office User" w:date="2019-10-23T08:53:00Z">
          <w:pPr>
            <w:pStyle w:val="NormalWeb"/>
          </w:pPr>
        </w:pPrChange>
      </w:pPr>
      <w:ins w:id="1174" w:author="Microsoft Office User" w:date="2019-10-23T08:53:00Z">
        <w:r w:rsidRPr="00A07CEA">
          <w:rPr>
            <w:rFonts w:asciiTheme="minorHAnsi" w:hAnsiTheme="minorHAnsi" w:cstheme="minorBidi"/>
            <w:color w:val="auto"/>
            <w:rPrChange w:id="1175" w:author="Microsoft Office User" w:date="2019-10-23T08:53:00Z">
              <w:rPr>
                <w:rFonts w:ascii="Utopia" w:hAnsi="Utopia"/>
                <w:sz w:val="16"/>
                <w:szCs w:val="16"/>
              </w:rPr>
            </w:rPrChange>
          </w:rPr>
          <w:t>Fishman,</w:t>
        </w:r>
      </w:ins>
      <w:ins w:id="1176" w:author="Microsoft Office User" w:date="2019-10-30T08:28:00Z">
        <w:r w:rsidR="002013D5">
          <w:rPr>
            <w:rFonts w:asciiTheme="minorHAnsi" w:hAnsiTheme="minorHAnsi" w:cstheme="minorBidi"/>
            <w:color w:val="auto"/>
          </w:rPr>
          <w:t xml:space="preserve"> </w:t>
        </w:r>
      </w:ins>
      <w:ins w:id="1177" w:author="Microsoft Office User" w:date="2019-10-23T08:53:00Z">
        <w:r w:rsidRPr="00A07CEA">
          <w:rPr>
            <w:rFonts w:asciiTheme="minorHAnsi" w:hAnsiTheme="minorHAnsi" w:cstheme="minorBidi"/>
            <w:color w:val="auto"/>
            <w:rPrChange w:id="1178" w:author="Microsoft Office User" w:date="2019-10-23T08:53:00Z">
              <w:rPr>
                <w:rFonts w:ascii="Utopia" w:hAnsi="Utopia"/>
                <w:sz w:val="16"/>
                <w:szCs w:val="16"/>
              </w:rPr>
            </w:rPrChange>
          </w:rPr>
          <w:t>M.J.</w:t>
        </w:r>
      </w:ins>
      <w:ins w:id="1179" w:author="Microsoft Office User" w:date="2019-10-30T08:28:00Z">
        <w:r w:rsidR="00AF5421">
          <w:rPr>
            <w:rFonts w:asciiTheme="minorHAnsi" w:hAnsiTheme="minorHAnsi" w:cstheme="minorBidi"/>
            <w:color w:val="auto"/>
          </w:rPr>
          <w:t xml:space="preserve">, 1993, </w:t>
        </w:r>
      </w:ins>
      <w:ins w:id="1180" w:author="Microsoft Office User" w:date="2019-10-23T08:53:00Z">
        <w:r w:rsidRPr="00A07CEA">
          <w:rPr>
            <w:rFonts w:asciiTheme="minorHAnsi" w:hAnsiTheme="minorHAnsi" w:cstheme="minorBidi"/>
            <w:color w:val="auto"/>
            <w:rPrChange w:id="1181" w:author="Microsoft Office User" w:date="2019-10-23T08:53:00Z">
              <w:rPr>
                <w:rFonts w:ascii="Utopia" w:hAnsi="Utopia"/>
                <w:i/>
                <w:iCs/>
                <w:sz w:val="16"/>
                <w:szCs w:val="16"/>
              </w:rPr>
            </w:rPrChange>
          </w:rPr>
          <w:t>Methods</w:t>
        </w:r>
      </w:ins>
      <w:ins w:id="1182" w:author="Microsoft Office User" w:date="2019-10-30T08:27:00Z">
        <w:r w:rsidR="00FB6A24">
          <w:rPr>
            <w:rFonts w:asciiTheme="minorHAnsi" w:hAnsiTheme="minorHAnsi" w:cstheme="minorBidi"/>
            <w:color w:val="auto"/>
          </w:rPr>
          <w:t xml:space="preserve"> </w:t>
        </w:r>
      </w:ins>
      <w:ins w:id="1183" w:author="Microsoft Office User" w:date="2019-10-23T08:53:00Z">
        <w:r w:rsidRPr="00A07CEA">
          <w:rPr>
            <w:rFonts w:asciiTheme="minorHAnsi" w:hAnsiTheme="minorHAnsi" w:cstheme="minorBidi"/>
            <w:color w:val="auto"/>
            <w:rPrChange w:id="1184" w:author="Microsoft Office User" w:date="2019-10-23T08:53:00Z">
              <w:rPr>
                <w:rFonts w:ascii="Utopia" w:hAnsi="Utopia"/>
                <w:i/>
                <w:iCs/>
                <w:sz w:val="16"/>
                <w:szCs w:val="16"/>
              </w:rPr>
            </w:rPrChange>
          </w:rPr>
          <w:t>of</w:t>
        </w:r>
      </w:ins>
      <w:ins w:id="1185" w:author="Microsoft Office User" w:date="2019-10-30T08:27:00Z">
        <w:r w:rsidR="00FB6A24">
          <w:rPr>
            <w:rFonts w:asciiTheme="minorHAnsi" w:hAnsiTheme="minorHAnsi" w:cstheme="minorBidi"/>
            <w:color w:val="auto"/>
          </w:rPr>
          <w:t xml:space="preserve"> </w:t>
        </w:r>
      </w:ins>
      <w:ins w:id="1186" w:author="Microsoft Office User" w:date="2019-10-23T08:53:00Z">
        <w:r w:rsidRPr="00A07CEA">
          <w:rPr>
            <w:rFonts w:asciiTheme="minorHAnsi" w:hAnsiTheme="minorHAnsi" w:cstheme="minorBidi"/>
            <w:color w:val="auto"/>
            <w:rPrChange w:id="1187" w:author="Microsoft Office User" w:date="2019-10-23T08:53:00Z">
              <w:rPr>
                <w:rFonts w:ascii="Utopia" w:hAnsi="Utopia"/>
                <w:i/>
                <w:iCs/>
                <w:sz w:val="16"/>
                <w:szCs w:val="16"/>
              </w:rPr>
            </w:rPrChange>
          </w:rPr>
          <w:t>Analysis</w:t>
        </w:r>
      </w:ins>
      <w:ins w:id="1188" w:author="Microsoft Office User" w:date="2019-10-30T08:27:00Z">
        <w:r w:rsidR="00FB6A24">
          <w:rPr>
            <w:rFonts w:asciiTheme="minorHAnsi" w:hAnsiTheme="minorHAnsi" w:cstheme="minorBidi"/>
            <w:color w:val="auto"/>
          </w:rPr>
          <w:t xml:space="preserve"> </w:t>
        </w:r>
      </w:ins>
      <w:ins w:id="1189" w:author="Microsoft Office User" w:date="2019-10-23T08:53:00Z">
        <w:r w:rsidRPr="00A07CEA">
          <w:rPr>
            <w:rFonts w:asciiTheme="minorHAnsi" w:hAnsiTheme="minorHAnsi" w:cstheme="minorBidi"/>
            <w:color w:val="auto"/>
            <w:rPrChange w:id="1190" w:author="Microsoft Office User" w:date="2019-10-23T08:53:00Z">
              <w:rPr>
                <w:rFonts w:ascii="Utopia" w:hAnsi="Utopia"/>
                <w:i/>
                <w:iCs/>
                <w:sz w:val="16"/>
                <w:szCs w:val="16"/>
              </w:rPr>
            </w:rPrChange>
          </w:rPr>
          <w:t>by</w:t>
        </w:r>
      </w:ins>
      <w:ins w:id="1191" w:author="Microsoft Office User" w:date="2019-10-30T08:27:00Z">
        <w:r w:rsidR="00FB6A24">
          <w:rPr>
            <w:rFonts w:asciiTheme="minorHAnsi" w:hAnsiTheme="minorHAnsi" w:cstheme="minorBidi"/>
            <w:color w:val="auto"/>
          </w:rPr>
          <w:t xml:space="preserve"> </w:t>
        </w:r>
      </w:ins>
      <w:ins w:id="1192" w:author="Microsoft Office User" w:date="2019-10-23T08:53:00Z">
        <w:r w:rsidRPr="00A07CEA">
          <w:rPr>
            <w:rFonts w:asciiTheme="minorHAnsi" w:hAnsiTheme="minorHAnsi" w:cstheme="minorBidi"/>
            <w:color w:val="auto"/>
            <w:rPrChange w:id="1193" w:author="Microsoft Office User" w:date="2019-10-23T08:53:00Z">
              <w:rPr>
                <w:rFonts w:ascii="Utopia" w:hAnsi="Utopia"/>
                <w:i/>
                <w:iCs/>
                <w:sz w:val="16"/>
                <w:szCs w:val="16"/>
              </w:rPr>
            </w:rPrChange>
          </w:rPr>
          <w:t>the</w:t>
        </w:r>
      </w:ins>
      <w:ins w:id="1194" w:author="Microsoft Office User" w:date="2019-10-30T08:27:00Z">
        <w:r w:rsidR="00FB6A24">
          <w:rPr>
            <w:rFonts w:asciiTheme="minorHAnsi" w:hAnsiTheme="minorHAnsi" w:cstheme="minorBidi"/>
            <w:color w:val="auto"/>
          </w:rPr>
          <w:t xml:space="preserve"> </w:t>
        </w:r>
      </w:ins>
      <w:ins w:id="1195" w:author="Microsoft Office User" w:date="2019-10-23T08:53:00Z">
        <w:r w:rsidRPr="00A07CEA">
          <w:rPr>
            <w:rFonts w:asciiTheme="minorHAnsi" w:hAnsiTheme="minorHAnsi" w:cstheme="minorBidi"/>
            <w:color w:val="auto"/>
            <w:rPrChange w:id="1196" w:author="Microsoft Office User" w:date="2019-10-23T08:53:00Z">
              <w:rPr>
                <w:rFonts w:ascii="Utopia" w:hAnsi="Utopia"/>
                <w:i/>
                <w:iCs/>
                <w:sz w:val="16"/>
                <w:szCs w:val="16"/>
              </w:rPr>
            </w:rPrChange>
          </w:rPr>
          <w:t>U.S.</w:t>
        </w:r>
      </w:ins>
      <w:ins w:id="1197" w:author="Microsoft Office User" w:date="2019-10-30T08:27:00Z">
        <w:r w:rsidR="00FB6A24">
          <w:rPr>
            <w:rFonts w:asciiTheme="minorHAnsi" w:hAnsiTheme="minorHAnsi" w:cstheme="minorBidi"/>
            <w:color w:val="auto"/>
          </w:rPr>
          <w:t xml:space="preserve"> </w:t>
        </w:r>
      </w:ins>
      <w:ins w:id="1198" w:author="Microsoft Office User" w:date="2019-10-23T08:53:00Z">
        <w:r w:rsidRPr="00A07CEA">
          <w:rPr>
            <w:rFonts w:asciiTheme="minorHAnsi" w:hAnsiTheme="minorHAnsi" w:cstheme="minorBidi"/>
            <w:color w:val="auto"/>
            <w:rPrChange w:id="1199" w:author="Microsoft Office User" w:date="2019-10-23T08:53:00Z">
              <w:rPr>
                <w:rFonts w:ascii="Utopia" w:hAnsi="Utopia"/>
                <w:i/>
                <w:iCs/>
                <w:sz w:val="16"/>
                <w:szCs w:val="16"/>
              </w:rPr>
            </w:rPrChange>
          </w:rPr>
          <w:t>Geological</w:t>
        </w:r>
      </w:ins>
      <w:ins w:id="1200" w:author="Microsoft Office User" w:date="2019-10-30T08:27:00Z">
        <w:r w:rsidR="00FB6A24">
          <w:rPr>
            <w:rFonts w:asciiTheme="minorHAnsi" w:hAnsiTheme="minorHAnsi" w:cstheme="minorBidi"/>
            <w:color w:val="auto"/>
          </w:rPr>
          <w:t xml:space="preserve"> </w:t>
        </w:r>
      </w:ins>
      <w:ins w:id="1201" w:author="Microsoft Office User" w:date="2019-10-23T08:53:00Z">
        <w:r w:rsidRPr="00A07CEA">
          <w:rPr>
            <w:rFonts w:asciiTheme="minorHAnsi" w:hAnsiTheme="minorHAnsi" w:cstheme="minorBidi"/>
            <w:color w:val="auto"/>
            <w:rPrChange w:id="1202" w:author="Microsoft Office User" w:date="2019-10-23T08:53:00Z">
              <w:rPr>
                <w:rFonts w:ascii="Utopia" w:hAnsi="Utopia"/>
                <w:i/>
                <w:iCs/>
                <w:sz w:val="16"/>
                <w:szCs w:val="16"/>
              </w:rPr>
            </w:rPrChange>
          </w:rPr>
          <w:t>Survey National Water Quality Laboratory</w:t>
        </w:r>
      </w:ins>
      <w:ins w:id="1203" w:author="Microsoft Office User" w:date="2019-10-30T08:28:00Z">
        <w:r w:rsidR="00FB6A24">
          <w:rPr>
            <w:rFonts w:asciiTheme="minorHAnsi" w:hAnsiTheme="minorHAnsi" w:cstheme="minorBidi"/>
            <w:color w:val="auto"/>
          </w:rPr>
          <w:t xml:space="preserve">, </w:t>
        </w:r>
      </w:ins>
      <w:ins w:id="1204" w:author="Microsoft Office User" w:date="2019-10-23T08:53:00Z">
        <w:r w:rsidRPr="00A07CEA">
          <w:rPr>
            <w:rFonts w:asciiTheme="minorHAnsi" w:hAnsiTheme="minorHAnsi" w:cstheme="minorBidi"/>
            <w:color w:val="auto"/>
            <w:rPrChange w:id="1205" w:author="Microsoft Office User" w:date="2019-10-23T08:53:00Z">
              <w:rPr>
                <w:rFonts w:ascii="Utopia" w:hAnsi="Utopia"/>
                <w:i/>
                <w:iCs/>
                <w:sz w:val="16"/>
                <w:szCs w:val="16"/>
              </w:rPr>
            </w:rPrChange>
          </w:rPr>
          <w:t>Determination of Inorganic and Organic Constituents in Water and Fluvial Sediments</w:t>
        </w:r>
        <w:r w:rsidRPr="00A07CEA">
          <w:rPr>
            <w:rFonts w:asciiTheme="minorHAnsi" w:hAnsiTheme="minorHAnsi" w:cstheme="minorBidi"/>
            <w:color w:val="auto"/>
            <w:rPrChange w:id="1206" w:author="Microsoft Office User" w:date="2019-10-23T08:53:00Z">
              <w:rPr>
                <w:rFonts w:ascii="Utopia" w:hAnsi="Utopia"/>
                <w:sz w:val="16"/>
                <w:szCs w:val="16"/>
              </w:rPr>
            </w:rPrChange>
          </w:rPr>
          <w:t xml:space="preserve">, Open- File Report 93-125; U.S. Geological Survey: Reston, VA, http://pubs.er.usgs.gov/usgspubs/ofr/ofr93125. </w:t>
        </w:r>
      </w:ins>
    </w:p>
    <w:p w14:paraId="56DFA0E8" w14:textId="77777777" w:rsidR="00A07CEA" w:rsidRPr="00432C6B" w:rsidRDefault="00A07CEA" w:rsidP="005A0496">
      <w:pPr>
        <w:pStyle w:val="Default"/>
        <w:ind w:left="720" w:hanging="720"/>
        <w:rPr>
          <w:rFonts w:asciiTheme="minorHAnsi" w:hAnsiTheme="minorHAnsi" w:cstheme="minorBidi"/>
          <w:color w:val="auto"/>
        </w:rPr>
      </w:pPr>
    </w:p>
    <w:p w14:paraId="52316F55" w14:textId="0426C9B5" w:rsidR="00D143A8" w:rsidRPr="000A5391" w:rsidRDefault="00D143A8" w:rsidP="000A5391">
      <w:pPr>
        <w:pStyle w:val="Default"/>
        <w:ind w:left="720" w:hanging="720"/>
        <w:rPr>
          <w:ins w:id="1207" w:author="Microsoft Office User" w:date="2019-10-21T08:36:00Z"/>
          <w:rFonts w:asciiTheme="minorHAnsi" w:hAnsiTheme="minorHAnsi" w:cstheme="minorBidi"/>
          <w:color w:val="auto"/>
        </w:rPr>
      </w:pPr>
      <w:ins w:id="1208" w:author="Microsoft Office User" w:date="2019-10-21T08:36:00Z">
        <w:r w:rsidRPr="000A5391">
          <w:rPr>
            <w:rFonts w:asciiTheme="minorHAnsi" w:hAnsiTheme="minorHAnsi" w:cstheme="minorBidi"/>
            <w:color w:val="auto"/>
            <w:rPrChange w:id="1209" w:author="Microsoft Office User" w:date="2019-10-29T08:55:00Z">
              <w:rPr>
                <w:sz w:val="20"/>
                <w:szCs w:val="20"/>
              </w:rPr>
            </w:rPrChange>
          </w:rPr>
          <w:t>Glibert, P.M., (2010): Long-Term Changes in Nutrient Loading and Stoichiometry and Their</w:t>
        </w:r>
      </w:ins>
      <w:ins w:id="1210" w:author="Microsoft Office User" w:date="2019-10-21T08:39:00Z">
        <w:r w:rsidR="00FD79C8" w:rsidRPr="000A5391">
          <w:rPr>
            <w:rFonts w:asciiTheme="minorHAnsi" w:hAnsiTheme="minorHAnsi" w:cstheme="minorBidi"/>
            <w:color w:val="auto"/>
            <w:rPrChange w:id="1211" w:author="Microsoft Office User" w:date="2019-10-29T08:55:00Z">
              <w:rPr>
                <w:sz w:val="20"/>
                <w:szCs w:val="20"/>
              </w:rPr>
            </w:rPrChange>
          </w:rPr>
          <w:t xml:space="preserve"> </w:t>
        </w:r>
      </w:ins>
      <w:ins w:id="1212" w:author="Microsoft Office User" w:date="2019-10-21T08:36:00Z">
        <w:r w:rsidRPr="000A5391">
          <w:rPr>
            <w:rFonts w:asciiTheme="minorHAnsi" w:hAnsiTheme="minorHAnsi" w:cstheme="minorBidi"/>
            <w:color w:val="auto"/>
            <w:rPrChange w:id="1213" w:author="Microsoft Office User" w:date="2019-10-29T08:55:00Z">
              <w:rPr>
                <w:sz w:val="20"/>
                <w:szCs w:val="20"/>
              </w:rPr>
            </w:rPrChange>
          </w:rPr>
          <w:t>Relationships with Changes in the Food Web and Dominant Pelagic Fish Species in the San Francisco Estuary, California,</w:t>
        </w:r>
      </w:ins>
      <w:ins w:id="1214" w:author="Microsoft Office User" w:date="2019-10-21T08:39:00Z">
        <w:r w:rsidR="00FD79C8" w:rsidRPr="000A5391">
          <w:rPr>
            <w:rFonts w:asciiTheme="minorHAnsi" w:hAnsiTheme="minorHAnsi" w:cstheme="minorBidi"/>
            <w:color w:val="auto"/>
            <w:rPrChange w:id="1215" w:author="Microsoft Office User" w:date="2019-10-29T08:55:00Z">
              <w:rPr>
                <w:sz w:val="20"/>
                <w:szCs w:val="20"/>
              </w:rPr>
            </w:rPrChange>
          </w:rPr>
          <w:t xml:space="preserve"> </w:t>
        </w:r>
      </w:ins>
      <w:ins w:id="1216" w:author="Microsoft Office User" w:date="2019-10-21T08:36:00Z">
        <w:r w:rsidRPr="000A5391">
          <w:rPr>
            <w:rFonts w:asciiTheme="minorHAnsi" w:hAnsiTheme="minorHAnsi" w:cstheme="minorBidi"/>
            <w:color w:val="auto"/>
            <w:rPrChange w:id="1217" w:author="Microsoft Office User" w:date="2019-10-29T08:55:00Z">
              <w:rPr>
                <w:sz w:val="20"/>
                <w:szCs w:val="20"/>
              </w:rPr>
            </w:rPrChange>
          </w:rPr>
          <w:t>Reviews in Fisheries Science, 18:2, 211-232</w:t>
        </w:r>
      </w:ins>
    </w:p>
    <w:p w14:paraId="176FB58C" w14:textId="77777777" w:rsidR="00D143A8" w:rsidRDefault="00D143A8" w:rsidP="005A0496">
      <w:pPr>
        <w:pStyle w:val="Default"/>
        <w:ind w:left="720" w:hanging="720"/>
        <w:rPr>
          <w:ins w:id="1218" w:author="Microsoft Office User" w:date="2019-10-21T08:36:00Z"/>
          <w:rFonts w:asciiTheme="minorHAnsi" w:hAnsiTheme="minorHAnsi" w:cstheme="minorBidi"/>
          <w:color w:val="auto"/>
        </w:rPr>
      </w:pPr>
    </w:p>
    <w:p w14:paraId="2783A10C" w14:textId="348F320E" w:rsidR="005A0496" w:rsidRDefault="005A0496" w:rsidP="005A0496">
      <w:pPr>
        <w:pStyle w:val="Default"/>
        <w:ind w:left="720" w:hanging="720"/>
        <w:rPr>
          <w:ins w:id="1219" w:author="Microsoft Office User" w:date="2019-10-23T09:18:00Z"/>
          <w:rFonts w:asciiTheme="minorHAnsi" w:hAnsiTheme="minorHAnsi" w:cstheme="minorBidi"/>
          <w:color w:val="auto"/>
        </w:rPr>
      </w:pPr>
      <w:r w:rsidRPr="005A0496">
        <w:rPr>
          <w:rFonts w:asciiTheme="minorHAnsi" w:hAnsiTheme="minorHAnsi" w:cstheme="minorBidi"/>
          <w:color w:val="auto"/>
        </w:rPr>
        <w:t>Hirsch, RM, Archifield, SA, De Cicco LD. 2015. A</w:t>
      </w:r>
      <w:r w:rsidRPr="00432C6B">
        <w:rPr>
          <w:rFonts w:asciiTheme="minorHAnsi" w:hAnsiTheme="minorHAnsi" w:cstheme="minorBidi"/>
          <w:color w:val="auto"/>
        </w:rPr>
        <w:t xml:space="preserve"> </w:t>
      </w:r>
      <w:r w:rsidRPr="005A0496">
        <w:rPr>
          <w:rFonts w:asciiTheme="minorHAnsi" w:hAnsiTheme="minorHAnsi" w:cstheme="minorBidi"/>
          <w:color w:val="auto"/>
        </w:rPr>
        <w:t>bootstrap method for estimating uncertainty of water</w:t>
      </w:r>
      <w:r w:rsidRPr="00432C6B">
        <w:rPr>
          <w:rFonts w:asciiTheme="minorHAnsi" w:hAnsiTheme="minorHAnsi" w:cstheme="minorBidi"/>
          <w:color w:val="auto"/>
        </w:rPr>
        <w:t xml:space="preserve"> </w:t>
      </w:r>
      <w:r w:rsidRPr="005A0496">
        <w:rPr>
          <w:rFonts w:asciiTheme="minorHAnsi" w:hAnsiTheme="minorHAnsi" w:cstheme="minorBidi"/>
          <w:color w:val="auto"/>
        </w:rPr>
        <w:t>quality trends. Environ Modell Softw 73:148–166 doi:</w:t>
      </w:r>
      <w:hyperlink r:id="rId24" w:history="1">
        <w:r w:rsidRPr="005A0496">
          <w:rPr>
            <w:rFonts w:asciiTheme="minorHAnsi" w:hAnsiTheme="minorHAnsi" w:cstheme="minorBidi"/>
            <w:color w:val="auto"/>
          </w:rPr>
          <w:t>http://dx.doi.org/10.1016/j.envsoft.2015.07.017</w:t>
        </w:r>
      </w:hyperlink>
      <w:r w:rsidRPr="005A0496">
        <w:rPr>
          <w:rFonts w:asciiTheme="minorHAnsi" w:hAnsiTheme="minorHAnsi" w:cstheme="minorBidi"/>
          <w:color w:val="auto"/>
        </w:rPr>
        <w:t>.</w:t>
      </w:r>
    </w:p>
    <w:p w14:paraId="74800877" w14:textId="77777777" w:rsidR="00E46E88" w:rsidRPr="00432C6B" w:rsidRDefault="00E46E88" w:rsidP="005A0496">
      <w:pPr>
        <w:pStyle w:val="Default"/>
        <w:ind w:left="720" w:hanging="720"/>
        <w:rPr>
          <w:rFonts w:asciiTheme="minorHAnsi" w:hAnsiTheme="minorHAnsi" w:cstheme="minorBidi"/>
          <w:color w:val="auto"/>
        </w:rPr>
      </w:pPr>
    </w:p>
    <w:p w14:paraId="62F24D26" w14:textId="1C8B130B" w:rsidR="005A0496" w:rsidRPr="00432C6B" w:rsidRDefault="005A0496" w:rsidP="005A0496">
      <w:pPr>
        <w:pStyle w:val="Default"/>
        <w:ind w:left="720" w:hanging="720"/>
        <w:rPr>
          <w:rFonts w:asciiTheme="minorHAnsi" w:hAnsiTheme="minorHAnsi" w:cstheme="minorBidi"/>
          <w:color w:val="auto"/>
        </w:rPr>
      </w:pPr>
      <w:r w:rsidRPr="005A0496">
        <w:rPr>
          <w:rFonts w:asciiTheme="minorHAnsi" w:hAnsiTheme="minorHAnsi" w:cstheme="minorBidi"/>
          <w:color w:val="auto"/>
        </w:rPr>
        <w:t>Hirsch RM, Moyer DL, Archfield SA. 2010. Weighted</w:t>
      </w:r>
      <w:r w:rsidRPr="00432C6B">
        <w:rPr>
          <w:rFonts w:asciiTheme="minorHAnsi" w:hAnsiTheme="minorHAnsi" w:cstheme="minorBidi"/>
          <w:color w:val="auto"/>
        </w:rPr>
        <w:t xml:space="preserve"> </w:t>
      </w:r>
      <w:r w:rsidRPr="005A0496">
        <w:rPr>
          <w:rFonts w:asciiTheme="minorHAnsi" w:hAnsiTheme="minorHAnsi" w:cstheme="minorBidi"/>
          <w:color w:val="auto"/>
        </w:rPr>
        <w:t>regressions on time, discharge, and season (WRTDS),</w:t>
      </w:r>
      <w:r w:rsidRPr="00432C6B">
        <w:rPr>
          <w:rFonts w:asciiTheme="minorHAnsi" w:hAnsiTheme="minorHAnsi" w:cstheme="minorBidi"/>
          <w:color w:val="auto"/>
        </w:rPr>
        <w:t xml:space="preserve"> </w:t>
      </w:r>
      <w:r w:rsidRPr="005A0496">
        <w:rPr>
          <w:rFonts w:asciiTheme="minorHAnsi" w:hAnsiTheme="minorHAnsi" w:cstheme="minorBidi"/>
          <w:color w:val="auto"/>
        </w:rPr>
        <w:t>with an application to Chesapeake Bay river inputs:</w:t>
      </w:r>
      <w:r w:rsidRPr="00432C6B">
        <w:rPr>
          <w:rFonts w:asciiTheme="minorHAnsi" w:hAnsiTheme="minorHAnsi" w:cstheme="minorBidi"/>
          <w:color w:val="auto"/>
        </w:rPr>
        <w:t xml:space="preserve"> </w:t>
      </w:r>
      <w:r w:rsidRPr="005A0496">
        <w:rPr>
          <w:rFonts w:asciiTheme="minorHAnsi" w:hAnsiTheme="minorHAnsi" w:cstheme="minorBidi"/>
          <w:color w:val="auto"/>
        </w:rPr>
        <w:t>J Am Water Resour Assoc 46:857–880. doi: http://dx.doi.org/10.1111/j.1752-1688.2010.00482.x</w:t>
      </w:r>
    </w:p>
    <w:p w14:paraId="6743B636" w14:textId="77777777" w:rsidR="005A0496" w:rsidRPr="00432C6B" w:rsidRDefault="005A0496" w:rsidP="005A0496">
      <w:pPr>
        <w:pStyle w:val="Default"/>
        <w:ind w:left="720" w:hanging="720"/>
        <w:rPr>
          <w:rFonts w:asciiTheme="minorHAnsi" w:hAnsiTheme="minorHAnsi" w:cstheme="minorBidi"/>
          <w:color w:val="auto"/>
        </w:rPr>
      </w:pPr>
      <w:r w:rsidRPr="00432C6B">
        <w:rPr>
          <w:rFonts w:asciiTheme="minorHAnsi" w:hAnsiTheme="minorHAnsi" w:cstheme="minorBidi"/>
          <w:color w:val="auto"/>
        </w:rPr>
        <w:t>Jassby, A.D., J.E. Cloern, and B.E. Cole, 2002. Annual Primary Production: Patterns and Mechanisms of Change in a Nutrient-Rich Tidal Ecosystem. Limnology and Oceanography 47(3):698-712.</w:t>
      </w:r>
    </w:p>
    <w:p w14:paraId="5E6083E1" w14:textId="7CC8E240" w:rsidR="005A0496" w:rsidRPr="00432C6B" w:rsidRDefault="005A0496" w:rsidP="005A0496">
      <w:pPr>
        <w:pStyle w:val="Default"/>
        <w:ind w:left="720" w:hanging="720"/>
        <w:rPr>
          <w:rFonts w:asciiTheme="minorHAnsi" w:hAnsiTheme="minorHAnsi" w:cstheme="minorBidi"/>
          <w:color w:val="auto"/>
        </w:rPr>
      </w:pPr>
      <w:r w:rsidRPr="005A0496">
        <w:rPr>
          <w:rFonts w:asciiTheme="minorHAnsi" w:hAnsiTheme="minorHAnsi" w:cstheme="minorBidi"/>
          <w:color w:val="auto"/>
        </w:rPr>
        <w:t>Jassby, A.D. and Cloern,</w:t>
      </w:r>
      <w:r w:rsidR="00432C6B" w:rsidRPr="00432C6B">
        <w:rPr>
          <w:rFonts w:asciiTheme="minorHAnsi" w:hAnsiTheme="minorHAnsi" w:cstheme="minorBidi"/>
          <w:color w:val="auto"/>
        </w:rPr>
        <w:t xml:space="preserve"> </w:t>
      </w:r>
      <w:r w:rsidR="00432C6B" w:rsidRPr="005A0496">
        <w:rPr>
          <w:rFonts w:asciiTheme="minorHAnsi" w:hAnsiTheme="minorHAnsi" w:cstheme="minorBidi"/>
          <w:color w:val="auto"/>
        </w:rPr>
        <w:t>J.E.</w:t>
      </w:r>
      <w:r w:rsidRPr="005A0496">
        <w:rPr>
          <w:rFonts w:asciiTheme="minorHAnsi" w:hAnsiTheme="minorHAnsi" w:cstheme="minorBidi"/>
          <w:color w:val="auto"/>
        </w:rPr>
        <w:t xml:space="preserve"> 2000. Organic Matter Sources and</w:t>
      </w:r>
      <w:r w:rsidRPr="00432C6B">
        <w:rPr>
          <w:rFonts w:asciiTheme="minorHAnsi" w:hAnsiTheme="minorHAnsi" w:cstheme="minorBidi"/>
          <w:color w:val="auto"/>
        </w:rPr>
        <w:t xml:space="preserve"> </w:t>
      </w:r>
      <w:r w:rsidRPr="005A0496">
        <w:rPr>
          <w:rFonts w:asciiTheme="minorHAnsi" w:hAnsiTheme="minorHAnsi" w:cstheme="minorBidi"/>
          <w:color w:val="auto"/>
        </w:rPr>
        <w:t>Rehabilitation of the Sacramento-San Joaquin Delta (California,</w:t>
      </w:r>
      <w:r w:rsidRPr="00432C6B">
        <w:rPr>
          <w:rFonts w:asciiTheme="minorHAnsi" w:hAnsiTheme="minorHAnsi" w:cstheme="minorBidi"/>
          <w:color w:val="auto"/>
        </w:rPr>
        <w:t xml:space="preserve"> </w:t>
      </w:r>
      <w:r w:rsidRPr="005A0496">
        <w:rPr>
          <w:rFonts w:asciiTheme="minorHAnsi" w:hAnsiTheme="minorHAnsi" w:cstheme="minorBidi"/>
          <w:color w:val="auto"/>
        </w:rPr>
        <w:t>USA). Aquatic Conservation: Marine and Freshwater Ecosystems</w:t>
      </w:r>
      <w:r w:rsidRPr="00432C6B">
        <w:rPr>
          <w:rFonts w:asciiTheme="minorHAnsi" w:hAnsiTheme="minorHAnsi" w:cstheme="minorBidi"/>
          <w:color w:val="auto"/>
        </w:rPr>
        <w:t xml:space="preserve"> 10:323-352.</w:t>
      </w:r>
    </w:p>
    <w:p w14:paraId="7D014ED5" w14:textId="48BBEB29" w:rsidR="005A0496" w:rsidRDefault="005A0496" w:rsidP="005A0496">
      <w:pPr>
        <w:pStyle w:val="Pa9"/>
        <w:ind w:left="720" w:hanging="720"/>
        <w:rPr>
          <w:ins w:id="1220" w:author="Microsoft Office User" w:date="2019-10-24T09:19:00Z"/>
          <w:rFonts w:asciiTheme="minorHAnsi" w:hAnsiTheme="minorHAnsi"/>
        </w:rPr>
      </w:pPr>
      <w:r w:rsidRPr="00DD0EA3">
        <w:rPr>
          <w:rFonts w:asciiTheme="minorHAnsi" w:hAnsiTheme="minorHAnsi"/>
        </w:rPr>
        <w:t xml:space="preserve">Kratzer, C.R., Kent, R.H., Saleh, D.K., Knifong, D.L., Dileanis, P.D., and Orlando, J.L., 2011, Trends in nutrient concentrations, loads, and yields in streams in the Sacramento, San Joaquin, and Santa Ana Basins, California, </w:t>
      </w:r>
      <w:r w:rsidRPr="00432C6B">
        <w:rPr>
          <w:rFonts w:asciiTheme="minorHAnsi" w:hAnsiTheme="minorHAnsi"/>
        </w:rPr>
        <w:t>1975–2004: U.S. Geological Survey Scientific Investigations Report 2010-5228, 112 p</w:t>
      </w:r>
      <w:r w:rsidR="00432C6B" w:rsidRPr="00432C6B">
        <w:rPr>
          <w:rFonts w:asciiTheme="minorHAnsi" w:hAnsiTheme="minorHAnsi"/>
        </w:rPr>
        <w:t>p</w:t>
      </w:r>
      <w:r w:rsidRPr="00432C6B">
        <w:rPr>
          <w:rFonts w:asciiTheme="minorHAnsi" w:hAnsiTheme="minorHAnsi"/>
        </w:rPr>
        <w:t>.</w:t>
      </w:r>
    </w:p>
    <w:p w14:paraId="6C396932" w14:textId="7185932E" w:rsidR="00281C4C" w:rsidRDefault="00281C4C" w:rsidP="00281C4C">
      <w:pPr>
        <w:pStyle w:val="Default"/>
        <w:rPr>
          <w:ins w:id="1221" w:author="Microsoft Office User" w:date="2019-10-24T09:19:00Z"/>
        </w:rPr>
      </w:pPr>
    </w:p>
    <w:p w14:paraId="2C6C3AD5" w14:textId="3425AB48" w:rsidR="00281C4C" w:rsidRPr="000A5391" w:rsidRDefault="00281C4C" w:rsidP="000A5391">
      <w:pPr>
        <w:pStyle w:val="Pa9"/>
        <w:ind w:left="720" w:hanging="720"/>
        <w:rPr>
          <w:ins w:id="1222" w:author="Microsoft Office User" w:date="2019-10-21T09:38:00Z"/>
          <w:rFonts w:asciiTheme="minorHAnsi" w:hAnsiTheme="minorHAnsi"/>
          <w:rPrChange w:id="1223" w:author="Microsoft Office User" w:date="2019-10-29T08:54:00Z">
            <w:rPr>
              <w:ins w:id="1224" w:author="Microsoft Office User" w:date="2019-10-21T09:38:00Z"/>
            </w:rPr>
          </w:rPrChange>
        </w:rPr>
      </w:pPr>
      <w:ins w:id="1225" w:author="Microsoft Office User" w:date="2019-10-24T09:19:00Z">
        <w:r w:rsidRPr="000A5391">
          <w:rPr>
            <w:rFonts w:asciiTheme="minorHAnsi" w:hAnsiTheme="minorHAnsi"/>
            <w:rPrChange w:id="1226" w:author="Microsoft Office User" w:date="2019-10-29T08:54:00Z">
              <w:rPr/>
            </w:rPrChange>
          </w:rPr>
          <w:t>Kraus, T.E.C, O’Donnell, K.O., Downing, B.D., Burau, J.R., Bergamaschi, B.A., 201</w:t>
        </w:r>
      </w:ins>
      <w:ins w:id="1227" w:author="Microsoft Office User" w:date="2019-10-24T09:20:00Z">
        <w:r w:rsidRPr="000A5391">
          <w:rPr>
            <w:rFonts w:asciiTheme="minorHAnsi" w:hAnsiTheme="minorHAnsi"/>
            <w:rPrChange w:id="1228" w:author="Microsoft Office User" w:date="2019-10-29T08:54:00Z">
              <w:rPr/>
            </w:rPrChange>
          </w:rPr>
          <w:t xml:space="preserve">7, Using Paired In Situ High </w:t>
        </w:r>
      </w:ins>
      <w:ins w:id="1229" w:author="Microsoft Office User" w:date="2019-10-30T08:29:00Z">
        <w:r w:rsidR="003C1C6E" w:rsidRPr="003C1C6E">
          <w:rPr>
            <w:rFonts w:asciiTheme="minorHAnsi" w:hAnsiTheme="minorHAnsi"/>
          </w:rPr>
          <w:t>Frequency</w:t>
        </w:r>
      </w:ins>
      <w:ins w:id="1230" w:author="Microsoft Office User" w:date="2019-10-24T09:20:00Z">
        <w:r w:rsidRPr="000A5391">
          <w:rPr>
            <w:rFonts w:asciiTheme="minorHAnsi" w:hAnsiTheme="minorHAnsi"/>
            <w:rPrChange w:id="1231" w:author="Microsoft Office User" w:date="2019-10-29T08:54:00Z">
              <w:rPr/>
            </w:rPrChange>
          </w:rPr>
          <w:t xml:space="preserve"> Nitrate Measurements to Better Understand Controls on Nitrate Concentrations and Estimate Nitrification Rates in a Wastewater-Impacted River, </w:t>
        </w:r>
      </w:ins>
      <w:ins w:id="1232" w:author="Microsoft Office User" w:date="2019-10-24T09:21:00Z">
        <w:r w:rsidRPr="00281C4C">
          <w:rPr>
            <w:rFonts w:asciiTheme="minorHAnsi" w:hAnsiTheme="minorHAnsi"/>
            <w:rPrChange w:id="1233" w:author="Microsoft Office User" w:date="2019-10-24T09:21:00Z">
              <w:rPr>
                <w:rFonts w:ascii="Times New Roman" w:hAnsi="Times New Roman" w:cs="Times New Roman"/>
                <w:color w:val="231F20"/>
                <w:sz w:val="14"/>
                <w:szCs w:val="14"/>
              </w:rPr>
            </w:rPrChange>
          </w:rPr>
          <w:t>Water Resources</w:t>
        </w:r>
      </w:ins>
      <w:ins w:id="1234" w:author="Microsoft Office User" w:date="2019-10-30T08:30:00Z">
        <w:r w:rsidR="003C1C6E">
          <w:rPr>
            <w:rFonts w:asciiTheme="minorHAnsi" w:hAnsiTheme="minorHAnsi"/>
          </w:rPr>
          <w:t xml:space="preserve"> </w:t>
        </w:r>
      </w:ins>
      <w:ins w:id="1235" w:author="Microsoft Office User" w:date="2019-10-24T09:21:00Z">
        <w:r w:rsidRPr="00281C4C">
          <w:rPr>
            <w:rFonts w:asciiTheme="minorHAnsi" w:hAnsiTheme="minorHAnsi"/>
            <w:rPrChange w:id="1236" w:author="Microsoft Office User" w:date="2019-10-24T09:21:00Z">
              <w:rPr>
                <w:rFonts w:ascii="Times New Roman" w:hAnsi="Times New Roman" w:cs="Times New Roman"/>
                <w:color w:val="231F20"/>
                <w:sz w:val="14"/>
                <w:szCs w:val="14"/>
              </w:rPr>
            </w:rPrChange>
          </w:rPr>
          <w:t>Research, 53, 8423–8442. https://doi.org/10.1002/2017WR020670</w:t>
        </w:r>
        <w:r w:rsidRPr="000A5391">
          <w:rPr>
            <w:rFonts w:asciiTheme="minorHAnsi" w:hAnsiTheme="minorHAnsi"/>
            <w:rPrChange w:id="1237" w:author="Microsoft Office User" w:date="2019-10-29T08:54:00Z">
              <w:rPr/>
            </w:rPrChange>
          </w:rPr>
          <w:t>.</w:t>
        </w:r>
      </w:ins>
    </w:p>
    <w:p w14:paraId="6DD5C66C" w14:textId="3D2A13FF" w:rsidR="00F5350A" w:rsidRDefault="00F5350A" w:rsidP="00F5350A">
      <w:pPr>
        <w:pStyle w:val="Default"/>
        <w:rPr>
          <w:ins w:id="1238" w:author="Microsoft Office User" w:date="2019-10-21T09:38:00Z"/>
        </w:rPr>
      </w:pPr>
    </w:p>
    <w:p w14:paraId="124DF3BC" w14:textId="28183CF8" w:rsidR="00F5350A" w:rsidRPr="000A5391" w:rsidRDefault="00621C3A" w:rsidP="000A5391">
      <w:pPr>
        <w:pStyle w:val="Pa9"/>
        <w:ind w:left="720" w:hanging="720"/>
        <w:rPr>
          <w:rFonts w:asciiTheme="minorHAnsi" w:hAnsiTheme="minorHAnsi"/>
        </w:rPr>
      </w:pPr>
      <w:ins w:id="1239" w:author="Microsoft Office User" w:date="2019-10-21T09:38:00Z">
        <w:r w:rsidRPr="000A5391">
          <w:rPr>
            <w:rFonts w:asciiTheme="minorHAnsi" w:hAnsiTheme="minorHAnsi"/>
            <w:rPrChange w:id="1240" w:author="Microsoft Office User" w:date="2019-10-29T08:54:00Z">
              <w:rPr/>
            </w:rPrChange>
          </w:rPr>
          <w:t>Luoma, S.N., Dahm, C.N., Healy, M, Moore, J.N., 2015 Challenges Facing the Sacramento—San Joaquin D</w:t>
        </w:r>
      </w:ins>
      <w:ins w:id="1241" w:author="Microsoft Office User" w:date="2019-10-21T09:39:00Z">
        <w:r w:rsidRPr="000A5391">
          <w:rPr>
            <w:rFonts w:asciiTheme="minorHAnsi" w:hAnsiTheme="minorHAnsi"/>
            <w:rPrChange w:id="1242" w:author="Microsoft Office User" w:date="2019-10-29T08:54:00Z">
              <w:rPr/>
            </w:rPrChange>
          </w:rPr>
          <w:t xml:space="preserve">elta: Complex, Chaotic, or Simply Cantakerous, San Francisco Estuary and </w:t>
        </w:r>
        <w:r w:rsidRPr="000A5391">
          <w:rPr>
            <w:rFonts w:asciiTheme="minorHAnsi" w:hAnsiTheme="minorHAnsi"/>
            <w:rPrChange w:id="1243" w:author="Microsoft Office User" w:date="2019-10-29T08:54:00Z">
              <w:rPr/>
            </w:rPrChange>
          </w:rPr>
          <w:lastRenderedPageBreak/>
          <w:t>Watershed Science,</w:t>
        </w:r>
      </w:ins>
      <w:ins w:id="1244" w:author="Microsoft Office User" w:date="2019-10-30T08:31:00Z">
        <w:r w:rsidR="00607C55">
          <w:rPr>
            <w:rFonts w:asciiTheme="minorHAnsi" w:hAnsiTheme="minorHAnsi"/>
          </w:rPr>
          <w:t xml:space="preserve"> </w:t>
        </w:r>
      </w:ins>
      <w:ins w:id="1245" w:author="Microsoft Office User" w:date="2019-10-21T09:39:00Z">
        <w:r w:rsidRPr="000A5391">
          <w:rPr>
            <w:rFonts w:asciiTheme="minorHAnsi" w:hAnsiTheme="minorHAnsi"/>
            <w:rPrChange w:id="1246" w:author="Microsoft Office User" w:date="2019-10-29T08:54:00Z">
              <w:rPr/>
            </w:rPrChange>
          </w:rPr>
          <w:t>vol 13, issue</w:t>
        </w:r>
      </w:ins>
      <w:ins w:id="1247" w:author="Microsoft Office User" w:date="2019-10-21T09:40:00Z">
        <w:r w:rsidRPr="000A5391">
          <w:rPr>
            <w:rFonts w:asciiTheme="minorHAnsi" w:hAnsiTheme="minorHAnsi"/>
            <w:rPrChange w:id="1248" w:author="Microsoft Office User" w:date="2019-10-29T08:54:00Z">
              <w:rPr/>
            </w:rPrChange>
          </w:rPr>
          <w:t xml:space="preserve"> 3, article 7</w:t>
        </w:r>
      </w:ins>
      <w:ins w:id="1249" w:author="Microsoft Office User" w:date="2019-10-21T09:41:00Z">
        <w:r w:rsidRPr="000A5391">
          <w:rPr>
            <w:rFonts w:asciiTheme="minorHAnsi" w:hAnsiTheme="minorHAnsi"/>
            <w:rPrChange w:id="1250" w:author="Microsoft Office User" w:date="2019-10-29T08:54:00Z">
              <w:rPr/>
            </w:rPrChange>
          </w:rPr>
          <w:t xml:space="preserve">, </w:t>
        </w:r>
      </w:ins>
      <w:ins w:id="1251" w:author="Microsoft Office User" w:date="2019-10-21T09:40:00Z">
        <w:r w:rsidRPr="000A5391">
          <w:rPr>
            <w:rFonts w:asciiTheme="minorHAnsi" w:hAnsiTheme="minorHAnsi"/>
            <w:rPrChange w:id="1252" w:author="Microsoft Office User" w:date="2019-10-29T08:54:00Z">
              <w:rPr>
                <w:sz w:val="16"/>
                <w:szCs w:val="16"/>
              </w:rPr>
            </w:rPrChange>
          </w:rPr>
          <w:t>doi:</w:t>
        </w:r>
        <w:r w:rsidRPr="000A5391">
          <w:rPr>
            <w:rFonts w:asciiTheme="minorHAnsi" w:hAnsiTheme="minorHAnsi"/>
            <w:rPrChange w:id="1253" w:author="Microsoft Office User" w:date="2019-10-29T08:54:00Z">
              <w:rPr>
                <w:i/>
                <w:iCs/>
                <w:sz w:val="16"/>
                <w:szCs w:val="16"/>
              </w:rPr>
            </w:rPrChange>
          </w:rPr>
          <w:t>http://dx.doi.org/10.15447/sfews.2015v13iss3art7</w:t>
        </w:r>
      </w:ins>
    </w:p>
    <w:p w14:paraId="273741EC" w14:textId="77777777" w:rsidR="005A0496" w:rsidRPr="00432C6B" w:rsidRDefault="005A0496" w:rsidP="005A0496">
      <w:pPr>
        <w:pStyle w:val="Default"/>
        <w:rPr>
          <w:rFonts w:asciiTheme="minorHAnsi" w:hAnsiTheme="minorHAnsi" w:cstheme="minorBidi"/>
          <w:color w:val="auto"/>
        </w:rPr>
      </w:pPr>
    </w:p>
    <w:p w14:paraId="5BD0C91B" w14:textId="55725F5F" w:rsidR="00432C6B" w:rsidRDefault="00432C6B" w:rsidP="00432C6B">
      <w:pPr>
        <w:ind w:left="720" w:hanging="720"/>
        <w:rPr>
          <w:ins w:id="1254" w:author="Microsoft Office User" w:date="2019-10-30T08:30:00Z"/>
          <w:highlight w:val="cyan"/>
        </w:rPr>
      </w:pPr>
      <w:commentRangeStart w:id="1255"/>
      <w:r w:rsidRPr="00432C6B">
        <w:rPr>
          <w:highlight w:val="cyan"/>
        </w:rPr>
        <w:t>Krich-Brinton, A., 2017.  Projected Nutrient Load Reductions to the Sacramento-San Joaquin Delta Associated with Changes at Four POTWs. Larry Walker Associates, Memorandum.</w:t>
      </w:r>
    </w:p>
    <w:p w14:paraId="1FC19DA0" w14:textId="77777777" w:rsidR="003C1C6E" w:rsidRPr="00432C6B" w:rsidRDefault="003C1C6E" w:rsidP="00432C6B">
      <w:pPr>
        <w:ind w:left="720" w:hanging="720"/>
        <w:rPr>
          <w:highlight w:val="cyan"/>
        </w:rPr>
      </w:pPr>
    </w:p>
    <w:p w14:paraId="6FEEDC47" w14:textId="3FAAF16D" w:rsidR="00432C6B" w:rsidRDefault="005A0496" w:rsidP="00432C6B">
      <w:pPr>
        <w:ind w:left="720" w:hanging="720"/>
        <w:rPr>
          <w:ins w:id="1256" w:author="Microsoft Office User" w:date="2019-10-30T08:30:00Z"/>
        </w:rPr>
      </w:pPr>
      <w:r w:rsidRPr="00432C6B">
        <w:rPr>
          <w:highlight w:val="cyan"/>
        </w:rPr>
        <w:t>Krich-Brinton, A., J. Sager, M. Trouchon, and R. Warren, 2012. Technical Evaluation of a Variance Policy and Interim Salinity Program for the Central Valley Region. Larry Walker Associates, Memorandum.</w:t>
      </w:r>
      <w:commentRangeEnd w:id="1255"/>
      <w:r w:rsidR="003F0307">
        <w:rPr>
          <w:rStyle w:val="CommentReference"/>
        </w:rPr>
        <w:commentReference w:id="1255"/>
      </w:r>
    </w:p>
    <w:p w14:paraId="1BFCB7F2" w14:textId="77777777" w:rsidR="003C1C6E" w:rsidRPr="00432C6B" w:rsidRDefault="003C1C6E" w:rsidP="00432C6B">
      <w:pPr>
        <w:ind w:left="720" w:hanging="720"/>
      </w:pPr>
    </w:p>
    <w:p w14:paraId="5467D601" w14:textId="6674FE93" w:rsidR="00432C6B" w:rsidRDefault="00432C6B" w:rsidP="00432C6B">
      <w:pPr>
        <w:pStyle w:val="Default"/>
        <w:ind w:left="720" w:hanging="720"/>
        <w:rPr>
          <w:ins w:id="1257" w:author="Microsoft Office User" w:date="2019-10-28T09:31:00Z"/>
          <w:rFonts w:asciiTheme="minorHAnsi" w:hAnsiTheme="minorHAnsi" w:cstheme="minorBidi"/>
          <w:color w:val="auto"/>
        </w:rPr>
      </w:pPr>
      <w:r w:rsidRPr="00432C6B">
        <w:rPr>
          <w:rFonts w:asciiTheme="minorHAnsi" w:hAnsiTheme="minorHAnsi" w:cstheme="minorBidi"/>
          <w:color w:val="auto"/>
        </w:rPr>
        <w:t>Novic</w:t>
      </w:r>
      <w:bookmarkStart w:id="1258" w:name="_GoBack"/>
      <w:bookmarkEnd w:id="1258"/>
      <w:r w:rsidRPr="00432C6B">
        <w:rPr>
          <w:rFonts w:asciiTheme="minorHAnsi" w:hAnsiTheme="minorHAnsi" w:cstheme="minorBidi"/>
          <w:color w:val="auto"/>
        </w:rPr>
        <w:t>k, E., R. Holleman, T. Jabusch, J. Sun, P. Trowbridge, D. Senn, M. Guerin, C. Kendall, M. Young, and S. Peek, 2015, Characterizing and Quantifying Nutrient Sources, Sinks and Transformations in the Delta: Synthesis, Modeling and Recommendations for Monitoring, December 2015, San Francisco Estuary Institute.</w:t>
      </w:r>
    </w:p>
    <w:p w14:paraId="3157400B" w14:textId="77777777" w:rsidR="009632A8" w:rsidRDefault="009632A8">
      <w:pPr>
        <w:pStyle w:val="Default"/>
        <w:rPr>
          <w:ins w:id="1259" w:author="Microsoft Office User" w:date="2019-10-21T08:38:00Z"/>
          <w:rFonts w:asciiTheme="minorHAnsi" w:hAnsiTheme="minorHAnsi" w:cstheme="minorBidi"/>
          <w:color w:val="auto"/>
        </w:rPr>
        <w:pPrChange w:id="1260" w:author="Microsoft Office User" w:date="2019-10-28T09:32:00Z">
          <w:pPr>
            <w:pStyle w:val="Default"/>
            <w:ind w:left="720" w:hanging="720"/>
          </w:pPr>
        </w:pPrChange>
      </w:pPr>
    </w:p>
    <w:p w14:paraId="11F39B26" w14:textId="557130ED" w:rsidR="00FD79C8" w:rsidRDefault="00FD79C8" w:rsidP="00432C6B">
      <w:pPr>
        <w:pStyle w:val="Default"/>
        <w:ind w:left="720" w:hanging="720"/>
        <w:rPr>
          <w:ins w:id="1261" w:author="Microsoft Office User" w:date="2019-10-29T10:53:00Z"/>
          <w:rFonts w:asciiTheme="minorHAnsi" w:hAnsiTheme="minorHAnsi" w:cstheme="minorBidi"/>
          <w:color w:val="auto"/>
        </w:rPr>
      </w:pPr>
      <w:ins w:id="1262" w:author="Microsoft Office User" w:date="2019-10-21T08:38:00Z">
        <w:r>
          <w:rPr>
            <w:rFonts w:asciiTheme="minorHAnsi" w:hAnsiTheme="minorHAnsi" w:cstheme="minorBidi"/>
            <w:color w:val="auto"/>
          </w:rPr>
          <w:t>Parker, A.E., Dugdale, R.C., Wilkerson, F.P., 2012, Elevated ammonium concentrations from wastewater discharge depress primar</w:t>
        </w:r>
      </w:ins>
      <w:ins w:id="1263" w:author="Microsoft Office User" w:date="2019-10-21T08:39:00Z">
        <w:r>
          <w:rPr>
            <w:rFonts w:asciiTheme="minorHAnsi" w:hAnsiTheme="minorHAnsi" w:cstheme="minorBidi"/>
            <w:color w:val="auto"/>
          </w:rPr>
          <w:t>y productivity in the Sacramento River and the Northern San Francisco Estuary, Marine Pollution Bulletin, 64: 574-586.</w:t>
        </w:r>
      </w:ins>
    </w:p>
    <w:p w14:paraId="726EE9CF" w14:textId="240C91C1" w:rsidR="00873F58" w:rsidRDefault="00873F58" w:rsidP="00432C6B">
      <w:pPr>
        <w:pStyle w:val="Default"/>
        <w:ind w:left="720" w:hanging="720"/>
        <w:rPr>
          <w:ins w:id="1264" w:author="Microsoft Office User" w:date="2019-10-29T10:53:00Z"/>
          <w:rFonts w:asciiTheme="minorHAnsi" w:hAnsiTheme="minorHAnsi" w:cstheme="minorBidi"/>
          <w:color w:val="auto"/>
        </w:rPr>
      </w:pPr>
    </w:p>
    <w:p w14:paraId="11404DCB" w14:textId="1D832709" w:rsidR="00873F58" w:rsidRDefault="00873F58" w:rsidP="00432C6B">
      <w:pPr>
        <w:pStyle w:val="Default"/>
        <w:ind w:left="720" w:hanging="720"/>
        <w:rPr>
          <w:ins w:id="1265" w:author="Microsoft Office User" w:date="2019-10-28T09:29:00Z"/>
          <w:rFonts w:asciiTheme="minorHAnsi" w:hAnsiTheme="minorHAnsi" w:cstheme="minorBidi"/>
          <w:color w:val="auto"/>
        </w:rPr>
      </w:pPr>
      <w:ins w:id="1266" w:author="Microsoft Office User" w:date="2019-10-29T10:53:00Z">
        <w:r>
          <w:rPr>
            <w:rFonts w:asciiTheme="minorHAnsi" w:hAnsiTheme="minorHAnsi" w:cstheme="minorBidi"/>
            <w:color w:val="auto"/>
          </w:rPr>
          <w:t xml:space="preserve">Pellerin, B.A., Bergamaschi, B.A., Gilliom, R.J., Crawford, C.G., Saraceno, J., Paul Frederick, C., Downing, B.D., Murphy, J.C., </w:t>
        </w:r>
      </w:ins>
      <w:ins w:id="1267" w:author="Microsoft Office User" w:date="2019-10-29T10:54:00Z">
        <w:r>
          <w:rPr>
            <w:rFonts w:asciiTheme="minorHAnsi" w:hAnsiTheme="minorHAnsi" w:cstheme="minorBidi"/>
            <w:color w:val="auto"/>
          </w:rPr>
          <w:t xml:space="preserve">2014, Mississippi River Nitrate Loads from High Frequency Sensor Measurements and Regression-Based Load Estimation, Environmental Science and Technology, </w:t>
        </w:r>
      </w:ins>
      <w:ins w:id="1268" w:author="Microsoft Office User" w:date="2019-10-29T10:55:00Z">
        <w:r>
          <w:rPr>
            <w:rFonts w:asciiTheme="minorHAnsi" w:hAnsiTheme="minorHAnsi" w:cstheme="minorBidi"/>
            <w:color w:val="auto"/>
          </w:rPr>
          <w:t xml:space="preserve">48:12612-12619, </w:t>
        </w:r>
        <w:r w:rsidRPr="00873F58">
          <w:rPr>
            <w:rFonts w:asciiTheme="minorHAnsi" w:hAnsiTheme="minorHAnsi" w:cstheme="minorBidi"/>
            <w:color w:val="auto"/>
            <w:rPrChange w:id="1269" w:author="Microsoft Office User" w:date="2019-10-29T10:55:00Z">
              <w:rPr>
                <w:sz w:val="12"/>
                <w:szCs w:val="12"/>
              </w:rPr>
            </w:rPrChange>
          </w:rPr>
          <w:t>doi.org/10.1021/es504029c</w:t>
        </w:r>
        <w:r>
          <w:rPr>
            <w:rFonts w:asciiTheme="minorHAnsi" w:hAnsiTheme="minorHAnsi" w:cstheme="minorBidi"/>
            <w:color w:val="auto"/>
          </w:rPr>
          <w:t>.</w:t>
        </w:r>
      </w:ins>
    </w:p>
    <w:p w14:paraId="632777FB" w14:textId="7C32B6AA" w:rsidR="009632A8" w:rsidRDefault="009632A8" w:rsidP="00432C6B">
      <w:pPr>
        <w:pStyle w:val="Default"/>
        <w:ind w:left="720" w:hanging="720"/>
        <w:rPr>
          <w:ins w:id="1270" w:author="Microsoft Office User" w:date="2019-10-28T09:29:00Z"/>
          <w:rFonts w:asciiTheme="minorHAnsi" w:hAnsiTheme="minorHAnsi" w:cstheme="minorBidi"/>
          <w:color w:val="auto"/>
        </w:rPr>
      </w:pPr>
    </w:p>
    <w:p w14:paraId="409699D5" w14:textId="3FB38EAB" w:rsidR="009632A8" w:rsidRDefault="009632A8" w:rsidP="00432C6B">
      <w:pPr>
        <w:pStyle w:val="Default"/>
        <w:ind w:left="720" w:hanging="720"/>
        <w:rPr>
          <w:ins w:id="1271" w:author="Microsoft Office User" w:date="2019-10-22T15:38:00Z"/>
          <w:rFonts w:asciiTheme="minorHAnsi" w:hAnsiTheme="minorHAnsi" w:cstheme="minorBidi"/>
          <w:color w:val="auto"/>
        </w:rPr>
      </w:pPr>
      <w:ins w:id="1272" w:author="Microsoft Office User" w:date="2019-10-28T09:29:00Z">
        <w:r>
          <w:rPr>
            <w:rFonts w:asciiTheme="minorHAnsi" w:hAnsiTheme="minorHAnsi" w:cstheme="minorBidi"/>
            <w:color w:val="auto"/>
          </w:rPr>
          <w:t>Redfield, A.C., 1958, The Biological Control of Chemical Factors in the Environment</w:t>
        </w:r>
      </w:ins>
      <w:ins w:id="1273" w:author="Microsoft Office User" w:date="2019-10-28T09:30:00Z">
        <w:r>
          <w:rPr>
            <w:rFonts w:asciiTheme="minorHAnsi" w:hAnsiTheme="minorHAnsi" w:cstheme="minorBidi"/>
            <w:color w:val="auto"/>
          </w:rPr>
          <w:t>, American Science, 46:205-221.</w:t>
        </w:r>
      </w:ins>
    </w:p>
    <w:p w14:paraId="77887244" w14:textId="48949609" w:rsidR="00B927C1" w:rsidRDefault="00B927C1" w:rsidP="00432C6B">
      <w:pPr>
        <w:pStyle w:val="Default"/>
        <w:ind w:left="720" w:hanging="720"/>
        <w:rPr>
          <w:ins w:id="1274" w:author="Microsoft Office User" w:date="2019-10-22T15:38:00Z"/>
          <w:rFonts w:asciiTheme="minorHAnsi" w:hAnsiTheme="minorHAnsi" w:cstheme="minorBidi"/>
          <w:color w:val="auto"/>
        </w:rPr>
      </w:pPr>
    </w:p>
    <w:p w14:paraId="074CB083" w14:textId="16A138E6" w:rsidR="00B927C1" w:rsidRDefault="00B927C1" w:rsidP="00432C6B">
      <w:pPr>
        <w:pStyle w:val="Default"/>
        <w:ind w:left="720" w:hanging="720"/>
        <w:rPr>
          <w:ins w:id="1275" w:author="Microsoft Office User" w:date="2019-10-21T08:38:00Z"/>
          <w:rFonts w:asciiTheme="minorHAnsi" w:hAnsiTheme="minorHAnsi" w:cstheme="minorBidi"/>
          <w:color w:val="auto"/>
        </w:rPr>
      </w:pPr>
      <w:ins w:id="1276" w:author="Microsoft Office User" w:date="2019-10-22T15:38:00Z">
        <w:r>
          <w:rPr>
            <w:rFonts w:asciiTheme="minorHAnsi" w:hAnsiTheme="minorHAnsi" w:cstheme="minorBidi"/>
            <w:color w:val="auto"/>
          </w:rPr>
          <w:t xml:space="preserve">Richey, </w:t>
        </w:r>
      </w:ins>
      <w:ins w:id="1277" w:author="Microsoft Office User" w:date="2019-10-22T15:39:00Z">
        <w:r>
          <w:rPr>
            <w:rFonts w:asciiTheme="minorHAnsi" w:hAnsiTheme="minorHAnsi" w:cstheme="minorBidi"/>
            <w:color w:val="auto"/>
          </w:rPr>
          <w:t xml:space="preserve">A., Robinson, A., Senn, D., 2018, </w:t>
        </w:r>
      </w:ins>
      <w:ins w:id="1278" w:author="Microsoft Office User" w:date="2019-10-30T08:32:00Z">
        <w:r w:rsidR="00807E0A">
          <w:rPr>
            <w:rFonts w:asciiTheme="minorHAnsi" w:hAnsiTheme="minorHAnsi" w:cstheme="minorBidi"/>
            <w:color w:val="auto"/>
          </w:rPr>
          <w:t>Operation</w:t>
        </w:r>
      </w:ins>
      <w:ins w:id="1279" w:author="Microsoft Office User" w:date="2019-10-22T15:39:00Z">
        <w:r>
          <w:rPr>
            <w:rFonts w:asciiTheme="minorHAnsi" w:hAnsiTheme="minorHAnsi" w:cstheme="minorBidi"/>
            <w:color w:val="auto"/>
          </w:rPr>
          <w:t xml:space="preserve"> Baseline Science and Monitoring Needs—A memorandum summarizing the outcomes of a stakeholder workshop and surveys. </w:t>
        </w:r>
      </w:ins>
      <w:ins w:id="1280" w:author="Microsoft Office User" w:date="2019-10-22T15:40:00Z">
        <w:r w:rsidRPr="00B927C1">
          <w:rPr>
            <w:rFonts w:asciiTheme="minorHAnsi" w:hAnsiTheme="minorHAnsi" w:cstheme="minorBidi"/>
            <w:color w:val="auto"/>
          </w:rPr>
          <w:t>http://sfbaynutrients.sfei.org/sites/default/files/final_regional_san_workshop_memo_10.03.2018.pdf</w:t>
        </w:r>
      </w:ins>
    </w:p>
    <w:p w14:paraId="426F6037" w14:textId="77777777" w:rsidR="00FD79C8" w:rsidRPr="00432C6B" w:rsidRDefault="00FD79C8" w:rsidP="00432C6B">
      <w:pPr>
        <w:pStyle w:val="Default"/>
        <w:ind w:left="720" w:hanging="720"/>
        <w:rPr>
          <w:rFonts w:asciiTheme="minorHAnsi" w:hAnsiTheme="minorHAnsi" w:cstheme="minorBidi"/>
          <w:color w:val="auto"/>
        </w:rPr>
      </w:pPr>
    </w:p>
    <w:p w14:paraId="4F8365D4" w14:textId="2DC42444" w:rsidR="005A0496" w:rsidRPr="00432C6B" w:rsidRDefault="005A0496" w:rsidP="005A0496">
      <w:pPr>
        <w:pStyle w:val="Pa9"/>
        <w:ind w:left="720" w:hanging="720"/>
        <w:rPr>
          <w:rFonts w:asciiTheme="minorHAnsi" w:hAnsiTheme="minorHAnsi"/>
        </w:rPr>
      </w:pPr>
      <w:r w:rsidRPr="005A0496">
        <w:rPr>
          <w:rFonts w:asciiTheme="minorHAnsi" w:hAnsiTheme="minorHAnsi"/>
        </w:rPr>
        <w:t>Preston, S.D., R.B. Alexander, G.E. Schwarz, and C.G. Crawford,</w:t>
      </w:r>
      <w:r w:rsidRPr="00432C6B">
        <w:rPr>
          <w:rFonts w:asciiTheme="minorHAnsi" w:hAnsiTheme="minorHAnsi"/>
        </w:rPr>
        <w:t xml:space="preserve"> </w:t>
      </w:r>
      <w:r w:rsidRPr="005A0496">
        <w:rPr>
          <w:rFonts w:asciiTheme="minorHAnsi" w:hAnsiTheme="minorHAnsi"/>
        </w:rPr>
        <w:t>2011a. Factors Affecting Stream Nutrient Loads: A Synthesis of</w:t>
      </w:r>
      <w:r w:rsidRPr="00432C6B">
        <w:rPr>
          <w:rFonts w:asciiTheme="minorHAnsi" w:hAnsiTheme="minorHAnsi"/>
        </w:rPr>
        <w:t xml:space="preserve"> </w:t>
      </w:r>
      <w:r w:rsidRPr="005A0496">
        <w:rPr>
          <w:rFonts w:asciiTheme="minorHAnsi" w:hAnsiTheme="minorHAnsi"/>
        </w:rPr>
        <w:t>Regional SPARROW Model Results for the Continental United</w:t>
      </w:r>
      <w:r w:rsidRPr="00432C6B">
        <w:rPr>
          <w:rFonts w:asciiTheme="minorHAnsi" w:hAnsiTheme="minorHAnsi"/>
        </w:rPr>
        <w:t xml:space="preserve"> </w:t>
      </w:r>
      <w:r w:rsidRPr="005A0496">
        <w:rPr>
          <w:rFonts w:asciiTheme="minorHAnsi" w:hAnsiTheme="minorHAnsi"/>
        </w:rPr>
        <w:t>States. Journal of the American Water Resources Association</w:t>
      </w:r>
      <w:r w:rsidRPr="00432C6B">
        <w:rPr>
          <w:rFonts w:asciiTheme="minorHAnsi" w:hAnsiTheme="minorHAnsi"/>
        </w:rPr>
        <w:t xml:space="preserve"> 47(5):891-915, doi: 10.1111 ⁄ j.1752-1688.2011.00577.x.</w:t>
      </w:r>
    </w:p>
    <w:p w14:paraId="07655623" w14:textId="2529CBFD" w:rsidR="005A0496" w:rsidRPr="005A0496" w:rsidRDefault="005A0496" w:rsidP="005A0496">
      <w:pPr>
        <w:pStyle w:val="Pa9"/>
        <w:ind w:left="720" w:hanging="720"/>
        <w:rPr>
          <w:rFonts w:asciiTheme="minorHAnsi" w:hAnsiTheme="minorHAnsi"/>
        </w:rPr>
      </w:pPr>
      <w:r w:rsidRPr="005A0496">
        <w:rPr>
          <w:rFonts w:asciiTheme="minorHAnsi" w:hAnsiTheme="minorHAnsi"/>
        </w:rPr>
        <w:t>Preston, S.D., R.B. Alexander, M.D. Woodside, and P.A. Hamilton,</w:t>
      </w:r>
      <w:r w:rsidRPr="00432C6B">
        <w:rPr>
          <w:rFonts w:asciiTheme="minorHAnsi" w:hAnsiTheme="minorHAnsi"/>
        </w:rPr>
        <w:t xml:space="preserve"> </w:t>
      </w:r>
      <w:r w:rsidRPr="005A0496">
        <w:rPr>
          <w:rFonts w:asciiTheme="minorHAnsi" w:hAnsiTheme="minorHAnsi"/>
        </w:rPr>
        <w:t>2009. SPARROW</w:t>
      </w:r>
      <w:r w:rsidRPr="00432C6B">
        <w:rPr>
          <w:rFonts w:asciiTheme="minorHAnsi" w:hAnsiTheme="minorHAnsi"/>
        </w:rPr>
        <w:t xml:space="preserve"> </w:t>
      </w:r>
      <w:r w:rsidRPr="005A0496">
        <w:rPr>
          <w:rFonts w:asciiTheme="minorHAnsi" w:hAnsiTheme="minorHAnsi"/>
        </w:rPr>
        <w:t>MODELING – Enhancing Understanding of</w:t>
      </w:r>
      <w:r w:rsidRPr="00432C6B">
        <w:rPr>
          <w:rFonts w:asciiTheme="minorHAnsi" w:hAnsiTheme="minorHAnsi"/>
        </w:rPr>
        <w:t xml:space="preserve"> </w:t>
      </w:r>
      <w:r w:rsidRPr="005A0496">
        <w:rPr>
          <w:rFonts w:asciiTheme="minorHAnsi" w:hAnsiTheme="minorHAnsi"/>
        </w:rPr>
        <w:t>the Nation’s Water Quality. U.S. Geological Survey Fact Sheet</w:t>
      </w:r>
      <w:r w:rsidRPr="00432C6B">
        <w:rPr>
          <w:rFonts w:asciiTheme="minorHAnsi" w:hAnsiTheme="minorHAnsi"/>
        </w:rPr>
        <w:t xml:space="preserve"> </w:t>
      </w:r>
      <w:r w:rsidRPr="005A0496">
        <w:rPr>
          <w:rFonts w:asciiTheme="minorHAnsi" w:hAnsiTheme="minorHAnsi"/>
        </w:rPr>
        <w:t>2009-3019, 6 pp. http://pubs.usgs.gov/fs/2009/3019/, accessed</w:t>
      </w:r>
    </w:p>
    <w:p w14:paraId="784E03E4" w14:textId="2180C7A7" w:rsidR="00432C6B" w:rsidRDefault="00432C6B" w:rsidP="00432C6B">
      <w:pPr>
        <w:pStyle w:val="Default"/>
        <w:ind w:left="720" w:hanging="720"/>
        <w:rPr>
          <w:ins w:id="1281" w:author="Microsoft Office User" w:date="2019-10-23T08:48:00Z"/>
          <w:rFonts w:asciiTheme="minorHAnsi" w:hAnsiTheme="minorHAnsi" w:cstheme="minorBidi"/>
          <w:color w:val="auto"/>
        </w:rPr>
      </w:pPr>
      <w:r w:rsidRPr="00432C6B">
        <w:rPr>
          <w:rFonts w:asciiTheme="minorHAnsi" w:hAnsiTheme="minorHAnsi" w:cstheme="minorBidi"/>
          <w:color w:val="auto"/>
        </w:rPr>
        <w:t xml:space="preserve">Saleh, Dina and Joseph Domagalski, 2015. SPARROW Modeling of Nitrogen Sources and Transport in Rivers and Streams of California and Adjacent States, U.S. Journal of the American Water Resources Association (JAWRA) 1-21. DOI: 10.1111/1752-1688.12325. </w:t>
      </w:r>
    </w:p>
    <w:p w14:paraId="64780CA2" w14:textId="77777777" w:rsidR="00EE4254" w:rsidRDefault="00EE4254" w:rsidP="00432C6B">
      <w:pPr>
        <w:pStyle w:val="Default"/>
        <w:ind w:left="720" w:hanging="720"/>
        <w:rPr>
          <w:ins w:id="1282" w:author="Microsoft Office User" w:date="2019-10-23T08:48:00Z"/>
          <w:rFonts w:asciiTheme="minorHAnsi" w:hAnsiTheme="minorHAnsi" w:cstheme="minorBidi"/>
          <w:color w:val="auto"/>
        </w:rPr>
      </w:pPr>
    </w:p>
    <w:p w14:paraId="5C0F7EAD" w14:textId="551DFBB9" w:rsidR="00EE4254" w:rsidRDefault="00EE4254" w:rsidP="00432C6B">
      <w:pPr>
        <w:pStyle w:val="Default"/>
        <w:ind w:left="720" w:hanging="720"/>
        <w:rPr>
          <w:ins w:id="1283" w:author="Microsoft Office User" w:date="2019-10-29T08:52:00Z"/>
          <w:rFonts w:cstheme="minorHAnsi"/>
        </w:rPr>
      </w:pPr>
      <w:ins w:id="1284" w:author="Microsoft Office User" w:date="2019-10-23T08:48:00Z">
        <w:r w:rsidRPr="002674FE">
          <w:rPr>
            <w:rFonts w:cstheme="minorHAnsi"/>
          </w:rPr>
          <w:lastRenderedPageBreak/>
          <w:t>Sauer, V. B. and D. P. Turnipseed, 2010. Stage Measurement at Gaging Stations. U.S. Geological Survey Techniques and Methods Book 3, Chap. A7. 45 pp.</w:t>
        </w:r>
      </w:ins>
    </w:p>
    <w:p w14:paraId="777981F5" w14:textId="0B7B993B" w:rsidR="008B1007" w:rsidRDefault="008B1007" w:rsidP="00432C6B">
      <w:pPr>
        <w:pStyle w:val="Default"/>
        <w:ind w:left="720" w:hanging="720"/>
        <w:rPr>
          <w:ins w:id="1285" w:author="Microsoft Office User" w:date="2019-10-29T08:52:00Z"/>
          <w:rFonts w:cstheme="minorHAnsi"/>
        </w:rPr>
      </w:pPr>
    </w:p>
    <w:p w14:paraId="1FB21E6A" w14:textId="5973A4F4" w:rsidR="008B1007" w:rsidRPr="008B1007" w:rsidRDefault="008B1007" w:rsidP="008B1007">
      <w:pPr>
        <w:pStyle w:val="Default"/>
        <w:ind w:left="720" w:hanging="720"/>
        <w:rPr>
          <w:ins w:id="1286" w:author="Microsoft Office User" w:date="2019-10-23T08:48:00Z"/>
          <w:rFonts w:asciiTheme="minorHAnsi" w:hAnsiTheme="minorHAnsi" w:cstheme="minorBidi"/>
          <w:color w:val="auto"/>
        </w:rPr>
      </w:pPr>
      <w:ins w:id="1287" w:author="Microsoft Office User" w:date="2019-10-29T08:52:00Z">
        <w:r w:rsidRPr="008B1007">
          <w:rPr>
            <w:rFonts w:asciiTheme="minorHAnsi" w:hAnsiTheme="minorHAnsi" w:cstheme="minorBidi"/>
            <w:color w:val="auto"/>
            <w:rPrChange w:id="1288" w:author="Microsoft Office User" w:date="2019-10-29T08:52:00Z">
              <w:rPr>
                <w:rFonts w:cstheme="minorHAnsi"/>
              </w:rPr>
            </w:rPrChange>
          </w:rPr>
          <w:t xml:space="preserve">Schlegel, B., Domagalski, J.L., 2015, </w:t>
        </w:r>
        <w:r w:rsidRPr="008B1007">
          <w:rPr>
            <w:rFonts w:asciiTheme="minorHAnsi" w:hAnsiTheme="minorHAnsi" w:cstheme="minorBidi"/>
            <w:color w:val="auto"/>
            <w:rPrChange w:id="1289" w:author="Microsoft Office User" w:date="2019-10-29T08:52:00Z">
              <w:rPr>
                <w:rFonts w:ascii="põ∑˛" w:hAnsi="põ∑˛" w:cs="põ∑˛"/>
                <w:sz w:val="22"/>
                <w:szCs w:val="22"/>
              </w:rPr>
            </w:rPrChange>
          </w:rPr>
          <w:t xml:space="preserve">Riverine Nutrient Trends in the Sacramento and San Joaquin Basins, California: A Comparison to State and Regional Water Quality Policies, </w:t>
        </w:r>
      </w:ins>
      <w:ins w:id="1290" w:author="Microsoft Office User" w:date="2019-10-29T08:53:00Z">
        <w:r>
          <w:rPr>
            <w:rFonts w:asciiTheme="minorHAnsi" w:hAnsiTheme="minorHAnsi" w:cstheme="minorBidi"/>
            <w:color w:val="auto"/>
          </w:rPr>
          <w:t xml:space="preserve">San Francisco Estuary and Watershed Science, vol. 13, </w:t>
        </w:r>
      </w:ins>
      <w:ins w:id="1291" w:author="Microsoft Office User" w:date="2019-10-29T08:54:00Z">
        <w:r>
          <w:rPr>
            <w:rFonts w:asciiTheme="minorHAnsi" w:hAnsiTheme="minorHAnsi" w:cstheme="minorBidi"/>
            <w:color w:val="auto"/>
          </w:rPr>
          <w:t>I</w:t>
        </w:r>
      </w:ins>
      <w:ins w:id="1292" w:author="Microsoft Office User" w:date="2019-10-29T08:53:00Z">
        <w:r>
          <w:rPr>
            <w:rFonts w:asciiTheme="minorHAnsi" w:hAnsiTheme="minorHAnsi" w:cstheme="minorBidi"/>
            <w:color w:val="auto"/>
          </w:rPr>
          <w:t xml:space="preserve">ssue 4, </w:t>
        </w:r>
      </w:ins>
      <w:ins w:id="1293" w:author="Microsoft Office User" w:date="2019-10-29T08:54:00Z">
        <w:r>
          <w:rPr>
            <w:rFonts w:asciiTheme="minorHAnsi" w:hAnsiTheme="minorHAnsi" w:cstheme="minorBidi"/>
            <w:color w:val="auto"/>
          </w:rPr>
          <w:t>A</w:t>
        </w:r>
      </w:ins>
      <w:ins w:id="1294" w:author="Microsoft Office User" w:date="2019-10-29T08:53:00Z">
        <w:r>
          <w:rPr>
            <w:rFonts w:asciiTheme="minorHAnsi" w:hAnsiTheme="minorHAnsi" w:cstheme="minorBidi"/>
            <w:color w:val="auto"/>
          </w:rPr>
          <w:t>rticle 2</w:t>
        </w:r>
      </w:ins>
      <w:ins w:id="1295" w:author="Microsoft Office User" w:date="2019-10-29T08:54:00Z">
        <w:r>
          <w:rPr>
            <w:rFonts w:asciiTheme="minorHAnsi" w:hAnsiTheme="minorHAnsi" w:cstheme="minorBidi"/>
            <w:color w:val="auto"/>
          </w:rPr>
          <w:t>.</w:t>
        </w:r>
      </w:ins>
    </w:p>
    <w:p w14:paraId="776BC418" w14:textId="77777777" w:rsidR="00EE4254" w:rsidRPr="00432C6B" w:rsidRDefault="00EE4254" w:rsidP="00432C6B">
      <w:pPr>
        <w:pStyle w:val="Default"/>
        <w:ind w:left="720" w:hanging="720"/>
        <w:rPr>
          <w:rFonts w:asciiTheme="minorHAnsi" w:hAnsiTheme="minorHAnsi" w:cstheme="minorBidi"/>
          <w:color w:val="auto"/>
        </w:rPr>
      </w:pPr>
    </w:p>
    <w:p w14:paraId="553CD74E" w14:textId="4AC0855C" w:rsidR="00432C6B" w:rsidRDefault="00432C6B" w:rsidP="00432C6B">
      <w:pPr>
        <w:pStyle w:val="Default"/>
        <w:ind w:left="720" w:hanging="720"/>
        <w:rPr>
          <w:ins w:id="1296" w:author="Microsoft Office User" w:date="2019-10-29T08:55:00Z"/>
          <w:rFonts w:asciiTheme="minorHAnsi" w:hAnsiTheme="minorHAnsi" w:cstheme="minorBidi"/>
          <w:color w:val="auto"/>
        </w:rPr>
      </w:pPr>
      <w:r w:rsidRPr="00432C6B">
        <w:rPr>
          <w:rFonts w:asciiTheme="minorHAnsi" w:hAnsiTheme="minorHAnsi" w:cstheme="minorBidi"/>
          <w:color w:val="auto"/>
        </w:rPr>
        <w:t>Schwarz, G.E., A.B. Hoos, R.B. Alexander, and R.A. Smith, 2006. The SPARROW Surface Water-Quality Model—Theory, Applications and User Documentation. U.S. Geological Survey Techniques and Methods, book 6, chap. B3, 248 pp. and CD-ROM.</w:t>
      </w:r>
    </w:p>
    <w:p w14:paraId="56C8EDF7" w14:textId="77777777" w:rsidR="000A5391" w:rsidRPr="00432C6B" w:rsidRDefault="000A5391" w:rsidP="00432C6B">
      <w:pPr>
        <w:pStyle w:val="Default"/>
        <w:ind w:left="720" w:hanging="720"/>
        <w:rPr>
          <w:rFonts w:asciiTheme="minorHAnsi" w:hAnsiTheme="minorHAnsi" w:cstheme="minorBidi"/>
          <w:color w:val="auto"/>
        </w:rPr>
      </w:pPr>
    </w:p>
    <w:p w14:paraId="101AFDB2" w14:textId="3D5D10BC" w:rsidR="00432C6B" w:rsidRDefault="00432C6B" w:rsidP="00432C6B">
      <w:pPr>
        <w:pStyle w:val="Default"/>
        <w:ind w:left="720" w:hanging="720"/>
        <w:rPr>
          <w:ins w:id="1297" w:author="Microsoft Office User" w:date="2019-10-23T08:47:00Z"/>
          <w:rFonts w:asciiTheme="minorHAnsi" w:hAnsiTheme="minorHAnsi" w:cstheme="minorBidi"/>
          <w:color w:val="auto"/>
        </w:rPr>
      </w:pPr>
      <w:r w:rsidRPr="00432C6B">
        <w:rPr>
          <w:rFonts w:asciiTheme="minorHAnsi" w:hAnsiTheme="minorHAnsi" w:cstheme="minorBidi"/>
          <w:color w:val="auto"/>
        </w:rPr>
        <w:t>Templin, W.E. and D. E. Cherry, 1997. Drainage-Return, Surface-Water Withdrawal, and Land-Use Data for the Sacramento–San Joaquin Delta, with Emphasis on Twitchell Island, California. U.S. Geological Survey Open-File Report 97-350, 31 pp.</w:t>
      </w:r>
    </w:p>
    <w:p w14:paraId="3657D8FC" w14:textId="632C0978" w:rsidR="007A4582" w:rsidRDefault="007A4582" w:rsidP="00432C6B">
      <w:pPr>
        <w:pStyle w:val="Default"/>
        <w:ind w:left="720" w:hanging="720"/>
        <w:rPr>
          <w:ins w:id="1298" w:author="Microsoft Office User" w:date="2019-10-23T08:47:00Z"/>
          <w:rFonts w:asciiTheme="minorHAnsi" w:hAnsiTheme="minorHAnsi" w:cstheme="minorBidi"/>
          <w:color w:val="auto"/>
        </w:rPr>
      </w:pPr>
    </w:p>
    <w:p w14:paraId="28F09018" w14:textId="77777777" w:rsidR="00EE4254" w:rsidRPr="008954CE" w:rsidRDefault="00EE4254">
      <w:pPr>
        <w:pStyle w:val="Default"/>
        <w:ind w:left="720" w:hanging="720"/>
        <w:rPr>
          <w:ins w:id="1299" w:author="Microsoft Office User" w:date="2019-10-23T08:48:00Z"/>
        </w:rPr>
        <w:pPrChange w:id="1300" w:author="Microsoft Office User" w:date="2019-10-29T08:55:00Z">
          <w:pPr/>
        </w:pPrChange>
      </w:pPr>
      <w:ins w:id="1301" w:author="Microsoft Office User" w:date="2019-10-23T08:48:00Z">
        <w:r w:rsidRPr="000A5391">
          <w:rPr>
            <w:rFonts w:asciiTheme="minorHAnsi" w:hAnsiTheme="minorHAnsi" w:cstheme="minorBidi"/>
            <w:color w:val="auto"/>
            <w:rPrChange w:id="1302" w:author="Microsoft Office User" w:date="2019-10-29T08:55:00Z">
              <w:rPr>
                <w:rFonts w:cstheme="minorHAnsi"/>
              </w:rPr>
            </w:rPrChange>
          </w:rPr>
          <w:t xml:space="preserve">Turnipseed, D. P. and V. B. Sauer, 2010. Discharge Measurements at Gaging Stations. In: U.S. Geological Survey Techniques and Methods book 3, chap. A8. Reston, VA, p. 87.  </w:t>
        </w:r>
      </w:ins>
    </w:p>
    <w:p w14:paraId="2B743D33" w14:textId="77777777" w:rsidR="007A4582" w:rsidRPr="00432C6B" w:rsidRDefault="007A4582" w:rsidP="00432C6B">
      <w:pPr>
        <w:pStyle w:val="Default"/>
        <w:ind w:left="720" w:hanging="720"/>
        <w:rPr>
          <w:rFonts w:asciiTheme="minorHAnsi" w:hAnsiTheme="minorHAnsi" w:cstheme="minorBidi"/>
          <w:color w:val="auto"/>
        </w:rPr>
      </w:pPr>
    </w:p>
    <w:p w14:paraId="08AB0E7C" w14:textId="20B64CF4" w:rsidR="00432C6B" w:rsidRPr="00432C6B" w:rsidRDefault="00432C6B" w:rsidP="00432C6B">
      <w:pPr>
        <w:pStyle w:val="Default"/>
        <w:ind w:left="720" w:hanging="720"/>
        <w:rPr>
          <w:rFonts w:asciiTheme="minorHAnsi" w:hAnsiTheme="minorHAnsi" w:cstheme="minorBidi"/>
          <w:color w:val="auto"/>
        </w:rPr>
      </w:pPr>
    </w:p>
    <w:p w14:paraId="09FF4F3D" w14:textId="368D665F" w:rsidR="00432C6B" w:rsidRDefault="00432C6B" w:rsidP="00432C6B">
      <w:pPr>
        <w:pStyle w:val="Default"/>
        <w:ind w:left="720" w:hanging="720"/>
        <w:rPr>
          <w:ins w:id="1303" w:author="Microsoft Office User" w:date="2019-10-24T09:18:00Z"/>
          <w:rFonts w:asciiTheme="minorHAnsi" w:hAnsiTheme="minorHAnsi" w:cstheme="minorBidi"/>
          <w:color w:val="auto"/>
        </w:rPr>
      </w:pPr>
      <w:r w:rsidRPr="00432C6B">
        <w:rPr>
          <w:rFonts w:asciiTheme="minorHAnsi" w:hAnsiTheme="minorHAnsi" w:cstheme="minorBidi"/>
          <w:color w:val="auto"/>
        </w:rPr>
        <w:t xml:space="preserve">Western Regional Climate Center </w:t>
      </w:r>
      <w:hyperlink r:id="rId25" w:history="1">
        <w:r w:rsidRPr="00432C6B">
          <w:rPr>
            <w:rFonts w:asciiTheme="minorHAnsi" w:hAnsiTheme="minorHAnsi" w:cstheme="minorBidi"/>
            <w:color w:val="auto"/>
          </w:rPr>
          <w:t>http://www.wrcc.dri.edu/cg-bin/cliMONtpre.pl?ca7630</w:t>
        </w:r>
      </w:hyperlink>
    </w:p>
    <w:p w14:paraId="699D1E34" w14:textId="4B9CACF9" w:rsidR="00281C4C" w:rsidRDefault="00281C4C" w:rsidP="00432C6B">
      <w:pPr>
        <w:pStyle w:val="Default"/>
        <w:ind w:left="720" w:hanging="720"/>
        <w:rPr>
          <w:ins w:id="1304" w:author="Microsoft Office User" w:date="2019-10-24T09:18:00Z"/>
          <w:rFonts w:asciiTheme="minorHAnsi" w:hAnsiTheme="minorHAnsi" w:cstheme="minorBidi"/>
          <w:color w:val="auto"/>
        </w:rPr>
      </w:pPr>
    </w:p>
    <w:p w14:paraId="54A49E81" w14:textId="267DF20F" w:rsidR="00281C4C" w:rsidRPr="00432C6B" w:rsidRDefault="00281C4C" w:rsidP="00432C6B">
      <w:pPr>
        <w:pStyle w:val="Default"/>
        <w:ind w:left="720" w:hanging="720"/>
        <w:rPr>
          <w:rFonts w:asciiTheme="minorHAnsi" w:hAnsiTheme="minorHAnsi" w:cstheme="minorBidi"/>
          <w:color w:val="auto"/>
        </w:rPr>
      </w:pPr>
      <w:ins w:id="1305" w:author="Microsoft Office User" w:date="2019-10-24T09:18:00Z">
        <w:r>
          <w:rPr>
            <w:rFonts w:asciiTheme="minorHAnsi" w:hAnsiTheme="minorHAnsi" w:cstheme="minorBidi"/>
            <w:color w:val="auto"/>
          </w:rPr>
          <w:t>Wise et al., 2020, Sparrow model—when available</w:t>
        </w:r>
      </w:ins>
    </w:p>
    <w:p w14:paraId="2557602C" w14:textId="77777777" w:rsidR="00432C6B" w:rsidRPr="00432C6B" w:rsidRDefault="00432C6B" w:rsidP="00432C6B">
      <w:pPr>
        <w:pStyle w:val="Default"/>
        <w:ind w:left="720" w:hanging="720"/>
        <w:rPr>
          <w:rFonts w:asciiTheme="minorHAnsi" w:hAnsiTheme="minorHAnsi" w:cstheme="minorBidi"/>
          <w:color w:val="auto"/>
        </w:rPr>
      </w:pPr>
    </w:p>
    <w:p w14:paraId="3378CB65" w14:textId="77777777" w:rsidR="00DD0EA3" w:rsidRPr="00432C6B" w:rsidRDefault="00DD0EA3" w:rsidP="00DD0EA3">
      <w:pPr>
        <w:pStyle w:val="Pa9"/>
        <w:rPr>
          <w:rFonts w:asciiTheme="minorHAnsi" w:hAnsiTheme="minorHAnsi"/>
        </w:rPr>
      </w:pPr>
    </w:p>
    <w:p w14:paraId="6A48EE89" w14:textId="290C9E91" w:rsidR="007A1166" w:rsidRPr="00DD0EA3" w:rsidRDefault="00432C6B" w:rsidP="00DD0EA3">
      <w:pPr>
        <w:pStyle w:val="Pa9"/>
        <w:rPr>
          <w:rFonts w:asciiTheme="minorHAnsi" w:hAnsiTheme="minorHAnsi"/>
        </w:rPr>
      </w:pPr>
      <w:r>
        <w:rPr>
          <w:rFonts w:asciiTheme="minorHAnsi" w:hAnsiTheme="minorHAnsi"/>
        </w:rPr>
        <w:t>Yost (</w:t>
      </w:r>
      <w:r w:rsidR="007A1166" w:rsidRPr="00DD0EA3">
        <w:rPr>
          <w:rFonts w:asciiTheme="minorHAnsi" w:hAnsiTheme="minorHAnsi"/>
        </w:rPr>
        <w:t>West Yost Associates</w:t>
      </w:r>
      <w:r>
        <w:rPr>
          <w:rFonts w:asciiTheme="minorHAnsi" w:hAnsiTheme="minorHAnsi"/>
        </w:rPr>
        <w:t>)</w:t>
      </w:r>
      <w:r w:rsidR="007A1166" w:rsidRPr="00DD0EA3">
        <w:rPr>
          <w:rFonts w:asciiTheme="minorHAnsi" w:hAnsiTheme="minorHAnsi"/>
        </w:rPr>
        <w:t xml:space="preserve"> (2011). Wastewater Control Measures Study.</w:t>
      </w:r>
    </w:p>
    <w:p w14:paraId="497C61E1" w14:textId="00A7C88A" w:rsidR="00E435C8" w:rsidRPr="00432C6B" w:rsidRDefault="007A1166" w:rsidP="00DD0EA3">
      <w:pPr>
        <w:autoSpaceDE w:val="0"/>
        <w:autoSpaceDN w:val="0"/>
        <w:adjustRightInd w:val="0"/>
        <w:ind w:left="720"/>
      </w:pPr>
      <w:r w:rsidRPr="00432C6B">
        <w:t>http://www.waterboards.ca.gov/centralvalley/water_issues/drinking_water_policy/dwp_wastewtr_cntrl_meas_stdy.pdf</w:t>
      </w:r>
    </w:p>
    <w:p w14:paraId="41094510" w14:textId="77777777" w:rsidR="008A5B96" w:rsidRPr="003F2E31" w:rsidRDefault="008A5B96" w:rsidP="008A5B96">
      <w:pPr>
        <w:pStyle w:val="Default"/>
        <w:ind w:left="720" w:hanging="720"/>
        <w:rPr>
          <w:rFonts w:asciiTheme="minorHAnsi" w:hAnsiTheme="minorHAnsi" w:cstheme="minorBidi"/>
          <w:sz w:val="22"/>
          <w:szCs w:val="22"/>
        </w:rPr>
      </w:pPr>
    </w:p>
    <w:p w14:paraId="14CF1907" w14:textId="77777777" w:rsidR="008A5B96" w:rsidRPr="00147D21" w:rsidRDefault="008A5B96" w:rsidP="008A5B96">
      <w:pPr>
        <w:pStyle w:val="Default"/>
        <w:ind w:left="720" w:hanging="720"/>
        <w:rPr>
          <w:rFonts w:asciiTheme="minorHAnsi" w:hAnsiTheme="minorHAnsi" w:cstheme="minorBidi"/>
          <w:color w:val="auto"/>
          <w:sz w:val="22"/>
          <w:szCs w:val="22"/>
        </w:rPr>
      </w:pPr>
    </w:p>
    <w:p w14:paraId="43C3DF23" w14:textId="77777777" w:rsidR="00E435C8" w:rsidRPr="00E435C8" w:rsidRDefault="00E435C8" w:rsidP="00E435C8">
      <w:pPr>
        <w:pStyle w:val="Heading3"/>
        <w:shd w:val="clear" w:color="auto" w:fill="FFFFFF"/>
        <w:spacing w:line="300" w:lineRule="atLeast"/>
        <w:rPr>
          <w:rFonts w:asciiTheme="minorHAnsi" w:eastAsiaTheme="minorHAnsi" w:hAnsiTheme="minorHAnsi" w:cstheme="minorBidi"/>
          <w:b w:val="0"/>
          <w:bCs w:val="0"/>
          <w:sz w:val="24"/>
          <w:szCs w:val="24"/>
        </w:rPr>
      </w:pPr>
    </w:p>
    <w:p w14:paraId="4C5418DB" w14:textId="77777777" w:rsidR="00E435C8" w:rsidRDefault="00E435C8"/>
    <w:p w14:paraId="514A6CEA" w14:textId="77777777" w:rsidR="00E435C8" w:rsidRDefault="00E435C8"/>
    <w:sectPr w:rsidR="00E435C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Microsoft Office User" w:date="2019-10-22T14:58:00Z" w:initials="MOU">
    <w:p w14:paraId="6031AF2D" w14:textId="4BA87F51" w:rsidR="00636BE5" w:rsidRDefault="00636BE5">
      <w:pPr>
        <w:pStyle w:val="CommentText"/>
      </w:pPr>
      <w:r>
        <w:rPr>
          <w:rStyle w:val="CommentReference"/>
        </w:rPr>
        <w:annotationRef/>
      </w:r>
      <w:r>
        <w:t>Not in references list.</w:t>
      </w:r>
    </w:p>
  </w:comment>
  <w:comment w:id="25" w:author="Microsoft Office User" w:date="2019-10-22T14:57:00Z" w:initials="MOU">
    <w:p w14:paraId="2C473E5E" w14:textId="194F0745" w:rsidR="000C20F7" w:rsidRDefault="000C20F7">
      <w:pPr>
        <w:pStyle w:val="CommentText"/>
      </w:pPr>
      <w:r>
        <w:rPr>
          <w:rStyle w:val="CommentReference"/>
        </w:rPr>
        <w:annotationRef/>
      </w:r>
      <w:r>
        <w:t>Link does not work</w:t>
      </w:r>
    </w:p>
  </w:comment>
  <w:comment w:id="92" w:author="Saleh, Dina" w:date="2019-09-09T17:46:00Z" w:initials="SD">
    <w:p w14:paraId="747755F9" w14:textId="77777777" w:rsidR="00954569" w:rsidRDefault="00EF303A" w:rsidP="00954569">
      <w:pPr>
        <w:autoSpaceDE w:val="0"/>
        <w:autoSpaceDN w:val="0"/>
        <w:adjustRightInd w:val="0"/>
        <w:rPr>
          <w:rFonts w:ascii="Times New Roman" w:hAnsi="Times New Roman" w:cs="Times New Roman"/>
        </w:rPr>
      </w:pPr>
      <w:r>
        <w:rPr>
          <w:rStyle w:val="CommentReference"/>
        </w:rPr>
        <w:annotationRef/>
      </w:r>
      <w:r>
        <w:t>Is this right??? Or do they have a different name</w:t>
      </w:r>
      <w:r w:rsidR="00954569">
        <w:t xml:space="preserve"> or is it the “</w:t>
      </w:r>
      <w:r w:rsidR="00954569">
        <w:rPr>
          <w:rFonts w:ascii="Times New Roman" w:hAnsi="Times New Roman" w:cs="Times New Roman"/>
        </w:rPr>
        <w:t>Central Valley Regional Water Quality Control Board (Central Valley Water Board)</w:t>
      </w:r>
    </w:p>
    <w:p w14:paraId="67702755" w14:textId="06F81AF0" w:rsidR="00EF303A" w:rsidRDefault="00954569" w:rsidP="00954569">
      <w:pPr>
        <w:pStyle w:val="CommentText"/>
      </w:pPr>
      <w:r>
        <w:rPr>
          <w:rFonts w:ascii="Times New Roman" w:hAnsi="Times New Roman" w:cs="Times New Roman"/>
        </w:rPr>
        <w:t>Drinking Water Policy (DWP)”</w:t>
      </w:r>
    </w:p>
  </w:comment>
  <w:comment w:id="186" w:author="Saleh, Dina" w:date="2019-10-17T11:59:00Z" w:initials="SD">
    <w:p w14:paraId="2AF696E2" w14:textId="29A25DBE" w:rsidR="00501F62" w:rsidRPr="00501F62" w:rsidRDefault="00501F62">
      <w:pPr>
        <w:pStyle w:val="CommentText"/>
        <w:rPr>
          <w:sz w:val="16"/>
          <w:szCs w:val="16"/>
        </w:rPr>
      </w:pPr>
      <w:r>
        <w:rPr>
          <w:rStyle w:val="CommentReference"/>
        </w:rPr>
        <w:annotationRef/>
      </w:r>
      <w:r>
        <w:rPr>
          <w:rStyle w:val="CommentReference"/>
        </w:rPr>
        <w:t xml:space="preserve">Joe can you add more info </w:t>
      </w:r>
      <w:r w:rsidR="0024637B">
        <w:rPr>
          <w:rStyle w:val="CommentReference"/>
        </w:rPr>
        <w:t>about the Sac river at Freeport</w:t>
      </w:r>
    </w:p>
  </w:comment>
  <w:comment w:id="188" w:author="Microsoft Office User" w:date="2019-10-22T15:51:00Z" w:initials="MOU">
    <w:p w14:paraId="051A0B01" w14:textId="47A0974E" w:rsidR="000B3BCE" w:rsidRDefault="000B3BCE">
      <w:pPr>
        <w:pStyle w:val="CommentText"/>
      </w:pPr>
      <w:r>
        <w:rPr>
          <w:rStyle w:val="CommentReference"/>
        </w:rPr>
        <w:annotationRef/>
      </w:r>
      <w:r>
        <w:t>I am not sure if this distance is correct.  I think that the discharge point is much closer to the Freeport site.</w:t>
      </w:r>
    </w:p>
  </w:comment>
  <w:comment w:id="231" w:author="Microsoft Office User" w:date="2019-10-23T08:41:00Z" w:initials="MOU">
    <w:p w14:paraId="565874E0" w14:textId="07CFD0B5" w:rsidR="00B15360" w:rsidRDefault="00B15360">
      <w:pPr>
        <w:pStyle w:val="CommentText"/>
      </w:pPr>
      <w:r>
        <w:rPr>
          <w:rStyle w:val="CommentReference"/>
        </w:rPr>
        <w:annotationRef/>
      </w:r>
      <w:r>
        <w:t>Earlier you said 1975</w:t>
      </w:r>
    </w:p>
  </w:comment>
  <w:comment w:id="239" w:author="Microsoft Office User" w:date="2019-10-22T16:00:00Z" w:initials="MOU">
    <w:p w14:paraId="4257442B" w14:textId="40AB07BB" w:rsidR="00AD0446" w:rsidRDefault="00AD0446">
      <w:pPr>
        <w:pStyle w:val="CommentText"/>
      </w:pPr>
      <w:r>
        <w:rPr>
          <w:rStyle w:val="CommentReference"/>
        </w:rPr>
        <w:annotationRef/>
      </w:r>
      <w:r>
        <w:t>Earlier you said 1975</w:t>
      </w:r>
    </w:p>
  </w:comment>
  <w:comment w:id="305" w:author="Microsoft Office User" w:date="2019-10-23T09:47:00Z" w:initials="MOU">
    <w:p w14:paraId="76E4D06F" w14:textId="7FEFEF68" w:rsidR="00516571" w:rsidRDefault="00516571">
      <w:pPr>
        <w:pStyle w:val="CommentText"/>
      </w:pPr>
      <w:r>
        <w:rPr>
          <w:rStyle w:val="CommentReference"/>
        </w:rPr>
        <w:annotationRef/>
      </w:r>
      <w:r>
        <w:t>Is the caret over the variables supposed to be right over the variable?</w:t>
      </w:r>
    </w:p>
  </w:comment>
  <w:comment w:id="314" w:author="Microsoft Office User" w:date="2019-10-23T09:19:00Z" w:initials="MOU">
    <w:p w14:paraId="36391613" w14:textId="77777777" w:rsidR="00516571" w:rsidRDefault="00516571" w:rsidP="00516571">
      <w:pPr>
        <w:pStyle w:val="CommentText"/>
      </w:pPr>
      <w:r>
        <w:rPr>
          <w:rStyle w:val="CommentReference"/>
        </w:rPr>
        <w:annotationRef/>
      </w:r>
      <w:r>
        <w:t>Will need to produce a table to show this.</w:t>
      </w:r>
    </w:p>
  </w:comment>
  <w:comment w:id="476" w:author="Microsoft Office User" w:date="2019-10-23T15:26:00Z" w:initials="MOU">
    <w:p w14:paraId="0B9B8679" w14:textId="42F4DEDF" w:rsidR="0039360F" w:rsidRDefault="0039360F">
      <w:pPr>
        <w:pStyle w:val="CommentText"/>
      </w:pPr>
      <w:r>
        <w:rPr>
          <w:rStyle w:val="CommentReference"/>
        </w:rPr>
        <w:annotationRef/>
      </w:r>
      <w:r>
        <w:t>Freeport plot is missing some colors in the low discharge range</w:t>
      </w:r>
    </w:p>
  </w:comment>
  <w:comment w:id="694" w:author="Saleh, Dina" w:date="2019-10-18T14:10:00Z" w:initials="SD">
    <w:p w14:paraId="68C2D12E" w14:textId="77777777" w:rsidR="00F3452C" w:rsidRDefault="00F3452C" w:rsidP="00F3452C">
      <w:pPr>
        <w:pStyle w:val="CommentText"/>
      </w:pPr>
      <w:r>
        <w:rPr>
          <w:rStyle w:val="CommentReference"/>
        </w:rPr>
        <w:annotationRef/>
      </w:r>
      <w:r>
        <w:t>Have to change the number for this figure since I will bring it before TKN if we talk about the rations now</w:t>
      </w:r>
    </w:p>
  </w:comment>
  <w:comment w:id="705" w:author="Saleh, Dina" w:date="2019-10-20T13:17:00Z" w:initials="SD">
    <w:p w14:paraId="14DFAFD3" w14:textId="77777777" w:rsidR="00F3452C" w:rsidRDefault="00F3452C" w:rsidP="00F3452C">
      <w:pPr>
        <w:pStyle w:val="CommentText"/>
      </w:pPr>
      <w:r>
        <w:rPr>
          <w:rStyle w:val="CommentReference"/>
        </w:rPr>
        <w:annotationRef/>
      </w:r>
      <w:r>
        <w:t xml:space="preserve">Joe, is this where we are going to talk about the ratios? </w:t>
      </w:r>
    </w:p>
  </w:comment>
  <w:comment w:id="900" w:author="Saleh, Dina" w:date="2019-10-16T13:30:00Z" w:initials="SD">
    <w:p w14:paraId="6468EA85" w14:textId="77777777" w:rsidR="00F3452C" w:rsidRDefault="00F3452C" w:rsidP="00F3452C">
      <w:pPr>
        <w:pStyle w:val="CommentText"/>
      </w:pPr>
      <w:r>
        <w:rPr>
          <w:rStyle w:val="CommentReference"/>
        </w:rPr>
        <w:annotationRef/>
      </w:r>
      <w:r>
        <w:t>For Joe</w:t>
      </w:r>
    </w:p>
  </w:comment>
  <w:comment w:id="985" w:author="Microsoft Office User" w:date="2019-10-24T09:17:00Z" w:initials="MOU">
    <w:p w14:paraId="7F30A140" w14:textId="4CEA1EBD" w:rsidR="00BF65EA" w:rsidRDefault="00BF65EA">
      <w:pPr>
        <w:pStyle w:val="CommentText"/>
      </w:pPr>
      <w:r>
        <w:rPr>
          <w:rStyle w:val="CommentReference"/>
        </w:rPr>
        <w:annotationRef/>
      </w:r>
      <w:r>
        <w:t>You will need to say if this estimate is for Freeport, or does it include the Regional San effluent.  In other words, what are the model boundary conditions for this statement.  The same thing for the San Joaquin.  Is this upstream of the Stockton treatment plant?</w:t>
      </w:r>
      <w:r w:rsidR="005C6903">
        <w:t xml:space="preserve">  Also add the load for total phosphorus</w:t>
      </w:r>
    </w:p>
  </w:comment>
  <w:comment w:id="995" w:author="Microsoft Office User" w:date="2019-10-28T09:02:00Z" w:initials="MOU">
    <w:p w14:paraId="605C87D6" w14:textId="74E53051" w:rsidR="005E5B10" w:rsidRDefault="005E5B10">
      <w:pPr>
        <w:pStyle w:val="CommentText"/>
      </w:pPr>
      <w:r>
        <w:rPr>
          <w:rStyle w:val="CommentReference"/>
        </w:rPr>
        <w:annotationRef/>
      </w:r>
      <w:r>
        <w:t>Will need to label Colusa basin drain and Feather River on the map.</w:t>
      </w:r>
    </w:p>
  </w:comment>
  <w:comment w:id="1103" w:author="Saleh, Dina" w:date="2019-10-18T14:10:00Z" w:initials="SD">
    <w:p w14:paraId="3C70ECD7" w14:textId="53A6BE69" w:rsidR="008A230B" w:rsidRDefault="008A230B">
      <w:pPr>
        <w:pStyle w:val="CommentText"/>
      </w:pPr>
      <w:r>
        <w:rPr>
          <w:rStyle w:val="CommentReference"/>
        </w:rPr>
        <w:annotationRef/>
      </w:r>
      <w:r>
        <w:t>Have to change the number for this figure since I will bring it before TKN</w:t>
      </w:r>
      <w:r w:rsidR="008A5B96">
        <w:t xml:space="preserve"> if we talk about the rations now</w:t>
      </w:r>
    </w:p>
  </w:comment>
  <w:comment w:id="1108" w:author="Saleh, Dina" w:date="2019-10-20T13:17:00Z" w:initials="SD">
    <w:p w14:paraId="2419304E" w14:textId="58B586CF" w:rsidR="008A5B96" w:rsidRDefault="008A5B96">
      <w:pPr>
        <w:pStyle w:val="CommentText"/>
      </w:pPr>
      <w:r>
        <w:rPr>
          <w:rStyle w:val="CommentReference"/>
        </w:rPr>
        <w:annotationRef/>
      </w:r>
      <w:r>
        <w:t xml:space="preserve">Joe, is this where we are going to talk about the ratios? </w:t>
      </w:r>
    </w:p>
  </w:comment>
  <w:comment w:id="1140" w:author="Saleh, Dina" w:date="2019-10-16T13:30:00Z" w:initials="SD">
    <w:p w14:paraId="55678032" w14:textId="50516B8F" w:rsidR="009743F4" w:rsidRDefault="009743F4">
      <w:pPr>
        <w:pStyle w:val="CommentText"/>
      </w:pPr>
      <w:r>
        <w:rPr>
          <w:rStyle w:val="CommentReference"/>
        </w:rPr>
        <w:annotationRef/>
      </w:r>
      <w:r>
        <w:t>For Joe</w:t>
      </w:r>
    </w:p>
  </w:comment>
  <w:comment w:id="1148" w:author="Microsoft Office User" w:date="2019-10-28T13:55:00Z" w:initials="MOU">
    <w:p w14:paraId="79F4F3F1" w14:textId="13E0B328" w:rsidR="005A0FDB" w:rsidRDefault="005A0FDB">
      <w:pPr>
        <w:pStyle w:val="CommentText"/>
      </w:pPr>
      <w:r>
        <w:rPr>
          <w:rStyle w:val="CommentReference"/>
        </w:rPr>
        <w:annotationRef/>
      </w:r>
      <w:r>
        <w:t>Not sure what the start of the Discussion means.  The change in the wastewater treatment was not driven by the Drinking Water Group.  Start the discussion over.</w:t>
      </w:r>
    </w:p>
  </w:comment>
  <w:comment w:id="1149" w:author="Saleh, Dina" w:date="2019-10-20T13:21:00Z" w:initials="SD">
    <w:p w14:paraId="66E0B4D4" w14:textId="52DB85D6" w:rsidR="008A5B96" w:rsidRDefault="008A5B96">
      <w:pPr>
        <w:pStyle w:val="CommentText"/>
      </w:pPr>
      <w:r>
        <w:rPr>
          <w:rStyle w:val="CommentReference"/>
        </w:rPr>
        <w:annotationRef/>
      </w:r>
      <w:r>
        <w:t xml:space="preserve">Joe, I will write up this section once I get the ration information from you. </w:t>
      </w:r>
    </w:p>
  </w:comment>
  <w:comment w:id="1255" w:author="Microsoft Office User" w:date="2019-10-22T15:29:00Z" w:initials="MOU">
    <w:p w14:paraId="10D237C8" w14:textId="18C630AE" w:rsidR="003F0307" w:rsidRDefault="003F0307">
      <w:pPr>
        <w:pStyle w:val="CommentText"/>
      </w:pPr>
      <w:r>
        <w:rPr>
          <w:rStyle w:val="CommentReference"/>
        </w:rPr>
        <w:annotationRef/>
      </w:r>
      <w:r>
        <w:t>Need links for these two memos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031AF2D" w15:done="0"/>
  <w15:commentEx w15:paraId="2C473E5E" w15:done="0"/>
  <w15:commentEx w15:paraId="67702755" w15:done="0"/>
  <w15:commentEx w15:paraId="2AF696E2" w15:done="0"/>
  <w15:commentEx w15:paraId="051A0B01" w15:done="0"/>
  <w15:commentEx w15:paraId="565874E0" w15:done="0"/>
  <w15:commentEx w15:paraId="4257442B" w15:done="0"/>
  <w15:commentEx w15:paraId="76E4D06F" w15:done="0"/>
  <w15:commentEx w15:paraId="36391613" w15:done="0"/>
  <w15:commentEx w15:paraId="0B9B8679" w15:done="0"/>
  <w15:commentEx w15:paraId="68C2D12E" w15:done="0"/>
  <w15:commentEx w15:paraId="14DFAFD3" w15:done="0"/>
  <w15:commentEx w15:paraId="6468EA85" w15:done="0"/>
  <w15:commentEx w15:paraId="7F30A140" w15:done="0"/>
  <w15:commentEx w15:paraId="605C87D6" w15:done="0"/>
  <w15:commentEx w15:paraId="3C70ECD7" w15:done="0"/>
  <w15:commentEx w15:paraId="2419304E" w15:done="0"/>
  <w15:commentEx w15:paraId="55678032" w15:done="0"/>
  <w15:commentEx w15:paraId="79F4F3F1" w15:done="0"/>
  <w15:commentEx w15:paraId="66E0B4D4" w15:done="0"/>
  <w15:commentEx w15:paraId="10D237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31AF2D" w16cid:durableId="215997AC"/>
  <w16cid:commentId w16cid:paraId="2C473E5E" w16cid:durableId="2159976B"/>
  <w16cid:commentId w16cid:paraId="67702755" w16cid:durableId="21210E81"/>
  <w16cid:commentId w16cid:paraId="2AF696E2" w16cid:durableId="2152D61C"/>
  <w16cid:commentId w16cid:paraId="051A0B01" w16cid:durableId="2159A414"/>
  <w16cid:commentId w16cid:paraId="565874E0" w16cid:durableId="215A90B4"/>
  <w16cid:commentId w16cid:paraId="4257442B" w16cid:durableId="2159A61F"/>
  <w16cid:commentId w16cid:paraId="76E4D06F" w16cid:durableId="215AA026"/>
  <w16cid:commentId w16cid:paraId="36391613" w16cid:durableId="215AA0B3"/>
  <w16cid:commentId w16cid:paraId="0B9B8679" w16cid:durableId="215AEF98"/>
  <w16cid:commentId w16cid:paraId="68C2D12E" w16cid:durableId="215ADF52"/>
  <w16cid:commentId w16cid:paraId="14DFAFD3" w16cid:durableId="215ADF51"/>
  <w16cid:commentId w16cid:paraId="6468EA85" w16cid:durableId="215ADF50"/>
  <w16cid:commentId w16cid:paraId="7F30A140" w16cid:durableId="215BEA94"/>
  <w16cid:commentId w16cid:paraId="605C87D6" w16cid:durableId="21612D32"/>
  <w16cid:commentId w16cid:paraId="3C70ECD7" w16cid:durableId="21544645"/>
  <w16cid:commentId w16cid:paraId="2419304E" w16cid:durableId="2156DCE0"/>
  <w16cid:commentId w16cid:paraId="55678032" w16cid:durableId="215199FE"/>
  <w16cid:commentId w16cid:paraId="79F4F3F1" w16cid:durableId="216171D2"/>
  <w16cid:commentId w16cid:paraId="66E0B4D4" w16cid:durableId="2156DDE7"/>
  <w16cid:commentId w16cid:paraId="10D237C8" w16cid:durableId="21599EE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Univers 47 Condensed Light">
    <w:altName w:val="Calibri"/>
    <w:panose1 w:val="020B0604020202020204"/>
    <w:charset w:val="00"/>
    <w:family w:val="modern"/>
    <w:notTrueType/>
    <w:pitch w:val="variable"/>
    <w:sig w:usb0="A000002F" w:usb1="4000004A" w:usb2="00000000" w:usb3="00000000" w:csb0="00000111" w:csb1="00000000"/>
  </w:font>
  <w:font w:name="AdvPSNCS-R">
    <w:altName w:val="Cambria"/>
    <w:panose1 w:val="020B0604020202020204"/>
    <w:charset w:val="00"/>
    <w:family w:val="roman"/>
    <w:notTrueType/>
    <w:pitch w:val="default"/>
    <w:sig w:usb0="00000003" w:usb1="00000000" w:usb2="00000000" w:usb3="00000000" w:csb0="00000001" w:csb1="00000000"/>
  </w:font>
  <w:font w:name="XIIJI E+ Univers">
    <w:altName w:val="Calibri"/>
    <w:panose1 w:val="020B0604020202020204"/>
    <w:charset w:val="00"/>
    <w:family w:val="swiss"/>
    <w:notTrueType/>
    <w:pitch w:val="default"/>
    <w:sig w:usb0="00000003" w:usb1="00000000" w:usb2="00000000" w:usb3="00000000" w:csb0="00000001" w:csb1="00000000"/>
  </w:font>
  <w:font w:name="RotisSerif">
    <w:altName w:val="Cambria"/>
    <w:panose1 w:val="020B0604020202020204"/>
    <w:charset w:val="00"/>
    <w:family w:val="roman"/>
    <w:notTrueType/>
    <w:pitch w:val="default"/>
    <w:sig w:usb0="00000003" w:usb1="00000000" w:usb2="00000000" w:usb3="00000000" w:csb0="00000001" w:csb1="00000000"/>
  </w:font>
  <w:font w:name="EuclidSymbol">
    <w:altName w:val="Calibri"/>
    <w:panose1 w:val="02050102010706020507"/>
    <w:charset w:val="00"/>
    <w:family w:val="auto"/>
    <w:notTrueType/>
    <w:pitch w:val="default"/>
    <w:sig w:usb0="00000003" w:usb1="00000000" w:usb2="00000000" w:usb3="00000000" w:csb0="00000001" w:csb1="00000000"/>
  </w:font>
  <w:font w:name="RotisSerif-Italic">
    <w:altName w:val="Cambria"/>
    <w:panose1 w:val="020B0604020202020204"/>
    <w:charset w:val="00"/>
    <w:family w:val="roman"/>
    <w:notTrueType/>
    <w:pitch w:val="default"/>
    <w:sig w:usb0="00000003" w:usb1="00000000" w:usb2="00000000" w:usb3="00000000" w:csb0="00000001" w:csb1="00000000"/>
  </w:font>
  <w:font w:name="EuclidSymbol-Italic">
    <w:altName w:val="Calibri"/>
    <w:panose1 w:val="02050102010706090507"/>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Utopia">
    <w:altName w:val="Cambria"/>
    <w:panose1 w:val="020B0604020202020204"/>
    <w:charset w:val="00"/>
    <w:family w:val="roman"/>
    <w:notTrueType/>
    <w:pitch w:val="default"/>
  </w:font>
  <w:font w:name="põ∑˛">
    <w:altName w:val="Calibri"/>
    <w:panose1 w:val="020B0604020202020204"/>
    <w:charset w:val="4D"/>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F46138"/>
    <w:multiLevelType w:val="hybridMultilevel"/>
    <w:tmpl w:val="15860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3300F0"/>
    <w:multiLevelType w:val="hybridMultilevel"/>
    <w:tmpl w:val="5E066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A072CC"/>
    <w:multiLevelType w:val="hybridMultilevel"/>
    <w:tmpl w:val="D2BC3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647020"/>
    <w:multiLevelType w:val="hybridMultilevel"/>
    <w:tmpl w:val="70A25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Saleh, Dina">
    <w15:presenceInfo w15:providerId="AD" w15:userId="S::dsaleh@usgs.gov::f5e4ef67-0183-4de9-bf3d-f2b1809830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5C8"/>
    <w:rsid w:val="000012F4"/>
    <w:rsid w:val="0000183B"/>
    <w:rsid w:val="00005DB9"/>
    <w:rsid w:val="000105F1"/>
    <w:rsid w:val="00013D2B"/>
    <w:rsid w:val="000206C7"/>
    <w:rsid w:val="00024A35"/>
    <w:rsid w:val="00030124"/>
    <w:rsid w:val="00032000"/>
    <w:rsid w:val="00052EBC"/>
    <w:rsid w:val="00061BA3"/>
    <w:rsid w:val="00065F56"/>
    <w:rsid w:val="000661B0"/>
    <w:rsid w:val="000A169D"/>
    <w:rsid w:val="000A18A5"/>
    <w:rsid w:val="000A5391"/>
    <w:rsid w:val="000B3BCE"/>
    <w:rsid w:val="000C20F7"/>
    <w:rsid w:val="000D08BB"/>
    <w:rsid w:val="000E03E9"/>
    <w:rsid w:val="000E2F1A"/>
    <w:rsid w:val="000E43B3"/>
    <w:rsid w:val="000E666A"/>
    <w:rsid w:val="000F1BA2"/>
    <w:rsid w:val="000F5E5A"/>
    <w:rsid w:val="00100809"/>
    <w:rsid w:val="00102F3A"/>
    <w:rsid w:val="001078C4"/>
    <w:rsid w:val="00110989"/>
    <w:rsid w:val="00123230"/>
    <w:rsid w:val="00123D01"/>
    <w:rsid w:val="00124644"/>
    <w:rsid w:val="00131FDD"/>
    <w:rsid w:val="00137A51"/>
    <w:rsid w:val="001509C4"/>
    <w:rsid w:val="001509D8"/>
    <w:rsid w:val="00151502"/>
    <w:rsid w:val="00157457"/>
    <w:rsid w:val="001672C8"/>
    <w:rsid w:val="0017591C"/>
    <w:rsid w:val="00181756"/>
    <w:rsid w:val="00193AF8"/>
    <w:rsid w:val="00193C78"/>
    <w:rsid w:val="001977B8"/>
    <w:rsid w:val="001B6E17"/>
    <w:rsid w:val="001C3D33"/>
    <w:rsid w:val="001D2F71"/>
    <w:rsid w:val="001D5A34"/>
    <w:rsid w:val="001F17D1"/>
    <w:rsid w:val="00200DD7"/>
    <w:rsid w:val="002013D5"/>
    <w:rsid w:val="00202A4F"/>
    <w:rsid w:val="002042EB"/>
    <w:rsid w:val="00210ECB"/>
    <w:rsid w:val="00210F65"/>
    <w:rsid w:val="00212E33"/>
    <w:rsid w:val="002152BE"/>
    <w:rsid w:val="00217838"/>
    <w:rsid w:val="002261E2"/>
    <w:rsid w:val="00227AB2"/>
    <w:rsid w:val="0024637B"/>
    <w:rsid w:val="00250B57"/>
    <w:rsid w:val="0025484D"/>
    <w:rsid w:val="002549EE"/>
    <w:rsid w:val="0025784E"/>
    <w:rsid w:val="002602D7"/>
    <w:rsid w:val="0026142C"/>
    <w:rsid w:val="00266A67"/>
    <w:rsid w:val="00281A9D"/>
    <w:rsid w:val="00281C4C"/>
    <w:rsid w:val="00283EE6"/>
    <w:rsid w:val="002905E9"/>
    <w:rsid w:val="002A0F16"/>
    <w:rsid w:val="002A6729"/>
    <w:rsid w:val="002A7313"/>
    <w:rsid w:val="002B230D"/>
    <w:rsid w:val="002B34B7"/>
    <w:rsid w:val="002B39AF"/>
    <w:rsid w:val="002B5EF6"/>
    <w:rsid w:val="002B7D36"/>
    <w:rsid w:val="002C0A80"/>
    <w:rsid w:val="002C5A5A"/>
    <w:rsid w:val="002C5CCB"/>
    <w:rsid w:val="002D0CAC"/>
    <w:rsid w:val="002D1716"/>
    <w:rsid w:val="002D3CCE"/>
    <w:rsid w:val="002D4CC0"/>
    <w:rsid w:val="002D4FBD"/>
    <w:rsid w:val="002D737C"/>
    <w:rsid w:val="002F384C"/>
    <w:rsid w:val="00301BE5"/>
    <w:rsid w:val="0030750E"/>
    <w:rsid w:val="003119BA"/>
    <w:rsid w:val="0031208A"/>
    <w:rsid w:val="00322900"/>
    <w:rsid w:val="00325406"/>
    <w:rsid w:val="00332639"/>
    <w:rsid w:val="00332AC2"/>
    <w:rsid w:val="00333D38"/>
    <w:rsid w:val="003346D1"/>
    <w:rsid w:val="00335FF3"/>
    <w:rsid w:val="00350483"/>
    <w:rsid w:val="00350A33"/>
    <w:rsid w:val="00354308"/>
    <w:rsid w:val="0035683C"/>
    <w:rsid w:val="00370560"/>
    <w:rsid w:val="00376162"/>
    <w:rsid w:val="00392734"/>
    <w:rsid w:val="0039360F"/>
    <w:rsid w:val="00394FBF"/>
    <w:rsid w:val="003A3A73"/>
    <w:rsid w:val="003A64BE"/>
    <w:rsid w:val="003C1C6E"/>
    <w:rsid w:val="003D25DD"/>
    <w:rsid w:val="003D28B7"/>
    <w:rsid w:val="003D5EF6"/>
    <w:rsid w:val="003D5F5A"/>
    <w:rsid w:val="003E06B5"/>
    <w:rsid w:val="003E24D5"/>
    <w:rsid w:val="003E3A3B"/>
    <w:rsid w:val="003E3A9D"/>
    <w:rsid w:val="003E3BE1"/>
    <w:rsid w:val="003E7D8C"/>
    <w:rsid w:val="003F0307"/>
    <w:rsid w:val="00402870"/>
    <w:rsid w:val="00403763"/>
    <w:rsid w:val="00424AD5"/>
    <w:rsid w:val="00432C6B"/>
    <w:rsid w:val="00435850"/>
    <w:rsid w:val="00447F98"/>
    <w:rsid w:val="00453232"/>
    <w:rsid w:val="00462400"/>
    <w:rsid w:val="004648D9"/>
    <w:rsid w:val="00464EEF"/>
    <w:rsid w:val="00491883"/>
    <w:rsid w:val="004918C2"/>
    <w:rsid w:val="00493751"/>
    <w:rsid w:val="0049548C"/>
    <w:rsid w:val="00497A40"/>
    <w:rsid w:val="004A2857"/>
    <w:rsid w:val="004A7457"/>
    <w:rsid w:val="004A7AD0"/>
    <w:rsid w:val="004B144A"/>
    <w:rsid w:val="004B1FD4"/>
    <w:rsid w:val="004E73C5"/>
    <w:rsid w:val="004F74FF"/>
    <w:rsid w:val="00501F62"/>
    <w:rsid w:val="005023FE"/>
    <w:rsid w:val="0050432B"/>
    <w:rsid w:val="00516571"/>
    <w:rsid w:val="005221C0"/>
    <w:rsid w:val="00523BAD"/>
    <w:rsid w:val="00523F62"/>
    <w:rsid w:val="00535480"/>
    <w:rsid w:val="005460C0"/>
    <w:rsid w:val="005700CE"/>
    <w:rsid w:val="005747B6"/>
    <w:rsid w:val="00576033"/>
    <w:rsid w:val="005845FA"/>
    <w:rsid w:val="00590FA6"/>
    <w:rsid w:val="00594A54"/>
    <w:rsid w:val="005A0496"/>
    <w:rsid w:val="005A0FDB"/>
    <w:rsid w:val="005A51B5"/>
    <w:rsid w:val="005A7ED5"/>
    <w:rsid w:val="005B6F80"/>
    <w:rsid w:val="005C0657"/>
    <w:rsid w:val="005C33DD"/>
    <w:rsid w:val="005C4BD5"/>
    <w:rsid w:val="005C6903"/>
    <w:rsid w:val="005D5667"/>
    <w:rsid w:val="005E5B10"/>
    <w:rsid w:val="005F53EB"/>
    <w:rsid w:val="006014BA"/>
    <w:rsid w:val="00603051"/>
    <w:rsid w:val="00607BBD"/>
    <w:rsid w:val="00607C55"/>
    <w:rsid w:val="00614256"/>
    <w:rsid w:val="00621C3A"/>
    <w:rsid w:val="00624C9E"/>
    <w:rsid w:val="00624EFA"/>
    <w:rsid w:val="00626E27"/>
    <w:rsid w:val="00636BE5"/>
    <w:rsid w:val="006407C0"/>
    <w:rsid w:val="0064134F"/>
    <w:rsid w:val="006439DC"/>
    <w:rsid w:val="00645630"/>
    <w:rsid w:val="006474CD"/>
    <w:rsid w:val="00653311"/>
    <w:rsid w:val="00657E98"/>
    <w:rsid w:val="00662D71"/>
    <w:rsid w:val="006643E2"/>
    <w:rsid w:val="00664C5B"/>
    <w:rsid w:val="006726F1"/>
    <w:rsid w:val="0067715F"/>
    <w:rsid w:val="006778E0"/>
    <w:rsid w:val="00683C72"/>
    <w:rsid w:val="00684A2D"/>
    <w:rsid w:val="00685118"/>
    <w:rsid w:val="00687F21"/>
    <w:rsid w:val="006979DF"/>
    <w:rsid w:val="006A6803"/>
    <w:rsid w:val="006B00F2"/>
    <w:rsid w:val="006C0172"/>
    <w:rsid w:val="006C1B87"/>
    <w:rsid w:val="006C2491"/>
    <w:rsid w:val="006C39BA"/>
    <w:rsid w:val="006C44E9"/>
    <w:rsid w:val="006C4D03"/>
    <w:rsid w:val="006D0A7E"/>
    <w:rsid w:val="006D6B92"/>
    <w:rsid w:val="006E269A"/>
    <w:rsid w:val="006E4156"/>
    <w:rsid w:val="006E4329"/>
    <w:rsid w:val="006F2EE0"/>
    <w:rsid w:val="006F4A15"/>
    <w:rsid w:val="0070114D"/>
    <w:rsid w:val="0070662C"/>
    <w:rsid w:val="00715C03"/>
    <w:rsid w:val="007175E5"/>
    <w:rsid w:val="007205A7"/>
    <w:rsid w:val="00720812"/>
    <w:rsid w:val="0072209A"/>
    <w:rsid w:val="00725943"/>
    <w:rsid w:val="007307B8"/>
    <w:rsid w:val="00733E2B"/>
    <w:rsid w:val="00736500"/>
    <w:rsid w:val="00751380"/>
    <w:rsid w:val="0075234B"/>
    <w:rsid w:val="0077511C"/>
    <w:rsid w:val="007822C5"/>
    <w:rsid w:val="00784DCD"/>
    <w:rsid w:val="007A1166"/>
    <w:rsid w:val="007A4582"/>
    <w:rsid w:val="007C1966"/>
    <w:rsid w:val="007C3378"/>
    <w:rsid w:val="007C3A73"/>
    <w:rsid w:val="007C443F"/>
    <w:rsid w:val="007C45FC"/>
    <w:rsid w:val="007D6EEB"/>
    <w:rsid w:val="007E2E6B"/>
    <w:rsid w:val="007E5408"/>
    <w:rsid w:val="007F01D1"/>
    <w:rsid w:val="007F103C"/>
    <w:rsid w:val="007F3689"/>
    <w:rsid w:val="007F47C7"/>
    <w:rsid w:val="00801557"/>
    <w:rsid w:val="00803D1F"/>
    <w:rsid w:val="0080473A"/>
    <w:rsid w:val="00807E0A"/>
    <w:rsid w:val="00816890"/>
    <w:rsid w:val="008176C1"/>
    <w:rsid w:val="00821284"/>
    <w:rsid w:val="0082341B"/>
    <w:rsid w:val="0082368A"/>
    <w:rsid w:val="00831F6A"/>
    <w:rsid w:val="00832BCB"/>
    <w:rsid w:val="008335FA"/>
    <w:rsid w:val="00835837"/>
    <w:rsid w:val="008416FC"/>
    <w:rsid w:val="00845ED4"/>
    <w:rsid w:val="0085125F"/>
    <w:rsid w:val="00860E96"/>
    <w:rsid w:val="0086278F"/>
    <w:rsid w:val="00863540"/>
    <w:rsid w:val="00870AE2"/>
    <w:rsid w:val="00873F58"/>
    <w:rsid w:val="00875670"/>
    <w:rsid w:val="00886AE9"/>
    <w:rsid w:val="00890CAA"/>
    <w:rsid w:val="00892D0B"/>
    <w:rsid w:val="008954CE"/>
    <w:rsid w:val="008A230B"/>
    <w:rsid w:val="008A3277"/>
    <w:rsid w:val="008A5B96"/>
    <w:rsid w:val="008B1007"/>
    <w:rsid w:val="008B1D97"/>
    <w:rsid w:val="008B2D74"/>
    <w:rsid w:val="008C0DC3"/>
    <w:rsid w:val="008C23B6"/>
    <w:rsid w:val="008C27B0"/>
    <w:rsid w:val="008C3E03"/>
    <w:rsid w:val="008D44D9"/>
    <w:rsid w:val="008E0812"/>
    <w:rsid w:val="008E3CB9"/>
    <w:rsid w:val="008F095C"/>
    <w:rsid w:val="008F5C12"/>
    <w:rsid w:val="0090489E"/>
    <w:rsid w:val="00911409"/>
    <w:rsid w:val="00914775"/>
    <w:rsid w:val="0092049D"/>
    <w:rsid w:val="009209CB"/>
    <w:rsid w:val="00925F08"/>
    <w:rsid w:val="00930D7D"/>
    <w:rsid w:val="009318CD"/>
    <w:rsid w:val="00932AC6"/>
    <w:rsid w:val="00933A14"/>
    <w:rsid w:val="00937284"/>
    <w:rsid w:val="00942CF9"/>
    <w:rsid w:val="009434EE"/>
    <w:rsid w:val="00951F4F"/>
    <w:rsid w:val="009523F9"/>
    <w:rsid w:val="00953481"/>
    <w:rsid w:val="00954569"/>
    <w:rsid w:val="00954E3C"/>
    <w:rsid w:val="00954F6C"/>
    <w:rsid w:val="00957D3F"/>
    <w:rsid w:val="009632A8"/>
    <w:rsid w:val="0097194C"/>
    <w:rsid w:val="00972AC9"/>
    <w:rsid w:val="009743F4"/>
    <w:rsid w:val="00975D67"/>
    <w:rsid w:val="00980D34"/>
    <w:rsid w:val="00982B8D"/>
    <w:rsid w:val="009870CB"/>
    <w:rsid w:val="00995ECB"/>
    <w:rsid w:val="00997A52"/>
    <w:rsid w:val="009A5050"/>
    <w:rsid w:val="009A6ED4"/>
    <w:rsid w:val="009B19D2"/>
    <w:rsid w:val="009B1F1A"/>
    <w:rsid w:val="009C66B6"/>
    <w:rsid w:val="009D7852"/>
    <w:rsid w:val="009D791B"/>
    <w:rsid w:val="009F4519"/>
    <w:rsid w:val="00A00EE4"/>
    <w:rsid w:val="00A077A8"/>
    <w:rsid w:val="00A07CEA"/>
    <w:rsid w:val="00A16D2E"/>
    <w:rsid w:val="00A20F2C"/>
    <w:rsid w:val="00A2156F"/>
    <w:rsid w:val="00A35BFF"/>
    <w:rsid w:val="00A36EE0"/>
    <w:rsid w:val="00A4090C"/>
    <w:rsid w:val="00A47565"/>
    <w:rsid w:val="00A5180C"/>
    <w:rsid w:val="00A55C45"/>
    <w:rsid w:val="00A560DA"/>
    <w:rsid w:val="00A74834"/>
    <w:rsid w:val="00A807FF"/>
    <w:rsid w:val="00A90D9D"/>
    <w:rsid w:val="00A938CD"/>
    <w:rsid w:val="00A95B32"/>
    <w:rsid w:val="00A96839"/>
    <w:rsid w:val="00AA1FFD"/>
    <w:rsid w:val="00AA3003"/>
    <w:rsid w:val="00AC298D"/>
    <w:rsid w:val="00AC660A"/>
    <w:rsid w:val="00AD0446"/>
    <w:rsid w:val="00AD6B9B"/>
    <w:rsid w:val="00AE658E"/>
    <w:rsid w:val="00AF5421"/>
    <w:rsid w:val="00B01FE9"/>
    <w:rsid w:val="00B068DF"/>
    <w:rsid w:val="00B15360"/>
    <w:rsid w:val="00B17472"/>
    <w:rsid w:val="00B2120A"/>
    <w:rsid w:val="00B363AF"/>
    <w:rsid w:val="00B47249"/>
    <w:rsid w:val="00B6310B"/>
    <w:rsid w:val="00B6399E"/>
    <w:rsid w:val="00B75DB8"/>
    <w:rsid w:val="00B8204A"/>
    <w:rsid w:val="00B862C7"/>
    <w:rsid w:val="00B927C1"/>
    <w:rsid w:val="00B92D7E"/>
    <w:rsid w:val="00B96F79"/>
    <w:rsid w:val="00BB2346"/>
    <w:rsid w:val="00BB7B7B"/>
    <w:rsid w:val="00BC0F3C"/>
    <w:rsid w:val="00BC5A5F"/>
    <w:rsid w:val="00BC741B"/>
    <w:rsid w:val="00BD527B"/>
    <w:rsid w:val="00BD7FC3"/>
    <w:rsid w:val="00BF4C66"/>
    <w:rsid w:val="00BF4E21"/>
    <w:rsid w:val="00BF65EA"/>
    <w:rsid w:val="00BF7C28"/>
    <w:rsid w:val="00C04FA7"/>
    <w:rsid w:val="00C25877"/>
    <w:rsid w:val="00C31228"/>
    <w:rsid w:val="00C366EB"/>
    <w:rsid w:val="00C4381F"/>
    <w:rsid w:val="00C44462"/>
    <w:rsid w:val="00C46E16"/>
    <w:rsid w:val="00C6707F"/>
    <w:rsid w:val="00C67E08"/>
    <w:rsid w:val="00C90B68"/>
    <w:rsid w:val="00C952C9"/>
    <w:rsid w:val="00CA0216"/>
    <w:rsid w:val="00CA1A92"/>
    <w:rsid w:val="00CA46C1"/>
    <w:rsid w:val="00CB1426"/>
    <w:rsid w:val="00CB2770"/>
    <w:rsid w:val="00CB3E36"/>
    <w:rsid w:val="00CB4CBA"/>
    <w:rsid w:val="00CB7F04"/>
    <w:rsid w:val="00CD5CB6"/>
    <w:rsid w:val="00CE19A7"/>
    <w:rsid w:val="00CF1A7D"/>
    <w:rsid w:val="00CF21D9"/>
    <w:rsid w:val="00CF540E"/>
    <w:rsid w:val="00D142A2"/>
    <w:rsid w:val="00D143A8"/>
    <w:rsid w:val="00D143E6"/>
    <w:rsid w:val="00D17F84"/>
    <w:rsid w:val="00D2082F"/>
    <w:rsid w:val="00D22A37"/>
    <w:rsid w:val="00D23E12"/>
    <w:rsid w:val="00D2732A"/>
    <w:rsid w:val="00D323FE"/>
    <w:rsid w:val="00D34068"/>
    <w:rsid w:val="00D42A9A"/>
    <w:rsid w:val="00D46FCB"/>
    <w:rsid w:val="00D55288"/>
    <w:rsid w:val="00D55415"/>
    <w:rsid w:val="00D55677"/>
    <w:rsid w:val="00D61D96"/>
    <w:rsid w:val="00D70A8F"/>
    <w:rsid w:val="00D84A31"/>
    <w:rsid w:val="00D90BAC"/>
    <w:rsid w:val="00D95537"/>
    <w:rsid w:val="00D97DF2"/>
    <w:rsid w:val="00DA6F58"/>
    <w:rsid w:val="00DB2F17"/>
    <w:rsid w:val="00DB3153"/>
    <w:rsid w:val="00DC0978"/>
    <w:rsid w:val="00DD0EA3"/>
    <w:rsid w:val="00DE19F8"/>
    <w:rsid w:val="00DE5C89"/>
    <w:rsid w:val="00DF4A5D"/>
    <w:rsid w:val="00E07003"/>
    <w:rsid w:val="00E11E54"/>
    <w:rsid w:val="00E13438"/>
    <w:rsid w:val="00E17386"/>
    <w:rsid w:val="00E22C94"/>
    <w:rsid w:val="00E37AB3"/>
    <w:rsid w:val="00E435C8"/>
    <w:rsid w:val="00E46E88"/>
    <w:rsid w:val="00E50A08"/>
    <w:rsid w:val="00E541F0"/>
    <w:rsid w:val="00E621D0"/>
    <w:rsid w:val="00E62F09"/>
    <w:rsid w:val="00E65E45"/>
    <w:rsid w:val="00E7560F"/>
    <w:rsid w:val="00E77E06"/>
    <w:rsid w:val="00E80E1A"/>
    <w:rsid w:val="00E81CB8"/>
    <w:rsid w:val="00E8701A"/>
    <w:rsid w:val="00E95437"/>
    <w:rsid w:val="00EA3B64"/>
    <w:rsid w:val="00EB042C"/>
    <w:rsid w:val="00EB693E"/>
    <w:rsid w:val="00EB76F8"/>
    <w:rsid w:val="00EC3B88"/>
    <w:rsid w:val="00EC7163"/>
    <w:rsid w:val="00ED00F3"/>
    <w:rsid w:val="00ED0C5D"/>
    <w:rsid w:val="00ED52B3"/>
    <w:rsid w:val="00ED5564"/>
    <w:rsid w:val="00EE393F"/>
    <w:rsid w:val="00EE4254"/>
    <w:rsid w:val="00EE50DA"/>
    <w:rsid w:val="00EF0975"/>
    <w:rsid w:val="00EF303A"/>
    <w:rsid w:val="00EF49A5"/>
    <w:rsid w:val="00EF6AAE"/>
    <w:rsid w:val="00F00F0D"/>
    <w:rsid w:val="00F30B92"/>
    <w:rsid w:val="00F3452C"/>
    <w:rsid w:val="00F42298"/>
    <w:rsid w:val="00F52628"/>
    <w:rsid w:val="00F52C28"/>
    <w:rsid w:val="00F5350A"/>
    <w:rsid w:val="00F6737D"/>
    <w:rsid w:val="00F673A7"/>
    <w:rsid w:val="00F752F0"/>
    <w:rsid w:val="00F87400"/>
    <w:rsid w:val="00FA123C"/>
    <w:rsid w:val="00FA4108"/>
    <w:rsid w:val="00FA4E25"/>
    <w:rsid w:val="00FA52A1"/>
    <w:rsid w:val="00FA6A1B"/>
    <w:rsid w:val="00FB375E"/>
    <w:rsid w:val="00FB6A24"/>
    <w:rsid w:val="00FD127E"/>
    <w:rsid w:val="00FD303A"/>
    <w:rsid w:val="00FD79C8"/>
    <w:rsid w:val="00FE085C"/>
    <w:rsid w:val="00FE1983"/>
    <w:rsid w:val="00FE2D80"/>
    <w:rsid w:val="00FE38D8"/>
    <w:rsid w:val="00FE58E3"/>
    <w:rsid w:val="00FE60B1"/>
    <w:rsid w:val="00FF5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A45FD"/>
  <w15:chartTrackingRefBased/>
  <w15:docId w15:val="{D3863BBD-BD3B-4120-A1D5-8387B6229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435C8"/>
    <w:pPr>
      <w:spacing w:after="0" w:line="240" w:lineRule="auto"/>
    </w:pPr>
    <w:rPr>
      <w:sz w:val="24"/>
      <w:szCs w:val="24"/>
    </w:rPr>
  </w:style>
  <w:style w:type="paragraph" w:styleId="Heading1">
    <w:name w:val="heading 1"/>
    <w:basedOn w:val="Normal"/>
    <w:next w:val="Normal"/>
    <w:link w:val="Heading1Char"/>
    <w:uiPriority w:val="9"/>
    <w:qFormat/>
    <w:rsid w:val="00E435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35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435C8"/>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FE58E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435C8"/>
    <w:rPr>
      <w:rFonts w:ascii="Times New Roman" w:eastAsia="Times New Roman" w:hAnsi="Times New Roman" w:cs="Times New Roman"/>
      <w:b/>
      <w:bCs/>
      <w:sz w:val="27"/>
      <w:szCs w:val="27"/>
    </w:rPr>
  </w:style>
  <w:style w:type="character" w:customStyle="1" w:styleId="gd">
    <w:name w:val="gd"/>
    <w:basedOn w:val="DefaultParagraphFont"/>
    <w:rsid w:val="00E435C8"/>
  </w:style>
  <w:style w:type="paragraph" w:styleId="Title">
    <w:name w:val="Title"/>
    <w:basedOn w:val="Normal"/>
    <w:next w:val="Normal"/>
    <w:link w:val="TitleChar"/>
    <w:uiPriority w:val="10"/>
    <w:qFormat/>
    <w:rsid w:val="00E435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5C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435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435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25877"/>
    <w:pPr>
      <w:ind w:left="720"/>
      <w:contextualSpacing/>
    </w:pPr>
  </w:style>
  <w:style w:type="paragraph" w:customStyle="1" w:styleId="Default">
    <w:name w:val="Default"/>
    <w:rsid w:val="006C1B87"/>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0E2F1A"/>
    <w:rPr>
      <w:sz w:val="16"/>
      <w:szCs w:val="16"/>
    </w:rPr>
  </w:style>
  <w:style w:type="paragraph" w:styleId="CommentText">
    <w:name w:val="annotation text"/>
    <w:basedOn w:val="Normal"/>
    <w:link w:val="CommentTextChar"/>
    <w:uiPriority w:val="99"/>
    <w:semiHidden/>
    <w:unhideWhenUsed/>
    <w:rsid w:val="000E2F1A"/>
    <w:rPr>
      <w:sz w:val="20"/>
      <w:szCs w:val="20"/>
    </w:rPr>
  </w:style>
  <w:style w:type="character" w:customStyle="1" w:styleId="CommentTextChar">
    <w:name w:val="Comment Text Char"/>
    <w:basedOn w:val="DefaultParagraphFont"/>
    <w:link w:val="CommentText"/>
    <w:uiPriority w:val="99"/>
    <w:semiHidden/>
    <w:rsid w:val="000E2F1A"/>
    <w:rPr>
      <w:sz w:val="20"/>
      <w:szCs w:val="20"/>
    </w:rPr>
  </w:style>
  <w:style w:type="paragraph" w:styleId="CommentSubject">
    <w:name w:val="annotation subject"/>
    <w:basedOn w:val="CommentText"/>
    <w:next w:val="CommentText"/>
    <w:link w:val="CommentSubjectChar"/>
    <w:uiPriority w:val="99"/>
    <w:semiHidden/>
    <w:unhideWhenUsed/>
    <w:rsid w:val="000E2F1A"/>
    <w:rPr>
      <w:b/>
      <w:bCs/>
    </w:rPr>
  </w:style>
  <w:style w:type="character" w:customStyle="1" w:styleId="CommentSubjectChar">
    <w:name w:val="Comment Subject Char"/>
    <w:basedOn w:val="CommentTextChar"/>
    <w:link w:val="CommentSubject"/>
    <w:uiPriority w:val="99"/>
    <w:semiHidden/>
    <w:rsid w:val="000E2F1A"/>
    <w:rPr>
      <w:b/>
      <w:bCs/>
      <w:sz w:val="20"/>
      <w:szCs w:val="20"/>
    </w:rPr>
  </w:style>
  <w:style w:type="paragraph" w:styleId="BalloonText">
    <w:name w:val="Balloon Text"/>
    <w:basedOn w:val="Normal"/>
    <w:link w:val="BalloonTextChar"/>
    <w:uiPriority w:val="99"/>
    <w:semiHidden/>
    <w:unhideWhenUsed/>
    <w:rsid w:val="000E2F1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F1A"/>
    <w:rPr>
      <w:rFonts w:ascii="Segoe UI" w:hAnsi="Segoe UI" w:cs="Segoe UI"/>
      <w:sz w:val="18"/>
      <w:szCs w:val="18"/>
    </w:rPr>
  </w:style>
  <w:style w:type="paragraph" w:styleId="Revision">
    <w:name w:val="Revision"/>
    <w:hidden/>
    <w:uiPriority w:val="99"/>
    <w:semiHidden/>
    <w:rsid w:val="002A0F16"/>
    <w:pPr>
      <w:spacing w:after="0" w:line="240" w:lineRule="auto"/>
    </w:pPr>
    <w:rPr>
      <w:sz w:val="24"/>
      <w:szCs w:val="24"/>
    </w:rPr>
  </w:style>
  <w:style w:type="character" w:styleId="Hyperlink">
    <w:name w:val="Hyperlink"/>
    <w:basedOn w:val="DefaultParagraphFont"/>
    <w:uiPriority w:val="99"/>
    <w:unhideWhenUsed/>
    <w:rsid w:val="00210F65"/>
    <w:rPr>
      <w:color w:val="0563C1" w:themeColor="hyperlink"/>
      <w:u w:val="single"/>
    </w:rPr>
  </w:style>
  <w:style w:type="character" w:styleId="UnresolvedMention">
    <w:name w:val="Unresolved Mention"/>
    <w:basedOn w:val="DefaultParagraphFont"/>
    <w:uiPriority w:val="99"/>
    <w:semiHidden/>
    <w:unhideWhenUsed/>
    <w:rsid w:val="00210F65"/>
    <w:rPr>
      <w:color w:val="605E5C"/>
      <w:shd w:val="clear" w:color="auto" w:fill="E1DFDD"/>
    </w:rPr>
  </w:style>
  <w:style w:type="character" w:styleId="PlaceholderText">
    <w:name w:val="Placeholder Text"/>
    <w:basedOn w:val="DefaultParagraphFont"/>
    <w:uiPriority w:val="99"/>
    <w:semiHidden/>
    <w:rsid w:val="00A16D2E"/>
    <w:rPr>
      <w:color w:val="808080"/>
    </w:rPr>
  </w:style>
  <w:style w:type="character" w:customStyle="1" w:styleId="Heading4Char">
    <w:name w:val="Heading 4 Char"/>
    <w:basedOn w:val="DefaultParagraphFont"/>
    <w:link w:val="Heading4"/>
    <w:uiPriority w:val="9"/>
    <w:rsid w:val="00FE58E3"/>
    <w:rPr>
      <w:rFonts w:asciiTheme="majorHAnsi" w:eastAsiaTheme="majorEastAsia" w:hAnsiTheme="majorHAnsi" w:cstheme="majorBidi"/>
      <w:i/>
      <w:iCs/>
      <w:color w:val="2F5496" w:themeColor="accent1" w:themeShade="BF"/>
      <w:sz w:val="24"/>
      <w:szCs w:val="24"/>
    </w:rPr>
  </w:style>
  <w:style w:type="paragraph" w:customStyle="1" w:styleId="Pa9">
    <w:name w:val="Pa9"/>
    <w:basedOn w:val="Default"/>
    <w:next w:val="Default"/>
    <w:uiPriority w:val="99"/>
    <w:rsid w:val="00DD0EA3"/>
    <w:pPr>
      <w:spacing w:line="181" w:lineRule="atLeast"/>
    </w:pPr>
    <w:rPr>
      <w:rFonts w:ascii="Univers 47 Condensed Light" w:hAnsi="Univers 47 Condensed Light" w:cstheme="minorBidi"/>
      <w:color w:val="auto"/>
    </w:rPr>
  </w:style>
  <w:style w:type="character" w:styleId="FollowedHyperlink">
    <w:name w:val="FollowedHyperlink"/>
    <w:basedOn w:val="DefaultParagraphFont"/>
    <w:uiPriority w:val="99"/>
    <w:semiHidden/>
    <w:unhideWhenUsed/>
    <w:rsid w:val="0025784E"/>
    <w:rPr>
      <w:color w:val="954F72" w:themeColor="followedHyperlink"/>
      <w:u w:val="single"/>
    </w:rPr>
  </w:style>
  <w:style w:type="paragraph" w:styleId="NormalWeb">
    <w:name w:val="Normal (Web)"/>
    <w:basedOn w:val="Normal"/>
    <w:uiPriority w:val="99"/>
    <w:semiHidden/>
    <w:unhideWhenUsed/>
    <w:rsid w:val="00A07CEA"/>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E77E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Heading"/>
    <w:basedOn w:val="Normal"/>
    <w:link w:val="TableHeadingChar"/>
    <w:qFormat/>
    <w:rsid w:val="00E77E06"/>
    <w:pPr>
      <w:spacing w:before="120" w:after="120" w:line="360" w:lineRule="auto"/>
    </w:pPr>
    <w:rPr>
      <w:rFonts w:ascii="Times New Roman" w:eastAsia="Times New Roman" w:hAnsi="Times New Roman" w:cs="Times New Roman"/>
    </w:rPr>
  </w:style>
  <w:style w:type="character" w:customStyle="1" w:styleId="TableHeadingChar">
    <w:name w:val="TableHeading Char"/>
    <w:basedOn w:val="DefaultParagraphFont"/>
    <w:link w:val="TableHeading"/>
    <w:rsid w:val="00E77E0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212288">
      <w:bodyDiv w:val="1"/>
      <w:marLeft w:val="0"/>
      <w:marRight w:val="0"/>
      <w:marTop w:val="0"/>
      <w:marBottom w:val="0"/>
      <w:divBdr>
        <w:top w:val="none" w:sz="0" w:space="0" w:color="auto"/>
        <w:left w:val="none" w:sz="0" w:space="0" w:color="auto"/>
        <w:bottom w:val="none" w:sz="0" w:space="0" w:color="auto"/>
        <w:right w:val="none" w:sz="0" w:space="0" w:color="auto"/>
      </w:divBdr>
    </w:div>
    <w:div w:id="1492796511">
      <w:bodyDiv w:val="1"/>
      <w:marLeft w:val="0"/>
      <w:marRight w:val="0"/>
      <w:marTop w:val="0"/>
      <w:marBottom w:val="0"/>
      <w:divBdr>
        <w:top w:val="none" w:sz="0" w:space="0" w:color="auto"/>
        <w:left w:val="none" w:sz="0" w:space="0" w:color="auto"/>
        <w:bottom w:val="none" w:sz="0" w:space="0" w:color="auto"/>
        <w:right w:val="none" w:sz="0" w:space="0" w:color="auto"/>
      </w:divBdr>
      <w:divsChild>
        <w:div w:id="23755860">
          <w:marLeft w:val="0"/>
          <w:marRight w:val="0"/>
          <w:marTop w:val="0"/>
          <w:marBottom w:val="0"/>
          <w:divBdr>
            <w:top w:val="none" w:sz="0" w:space="0" w:color="auto"/>
            <w:left w:val="none" w:sz="0" w:space="0" w:color="auto"/>
            <w:bottom w:val="none" w:sz="0" w:space="0" w:color="auto"/>
            <w:right w:val="none" w:sz="0" w:space="0" w:color="auto"/>
          </w:divBdr>
          <w:divsChild>
            <w:div w:id="649872585">
              <w:marLeft w:val="0"/>
              <w:marRight w:val="0"/>
              <w:marTop w:val="0"/>
              <w:marBottom w:val="0"/>
              <w:divBdr>
                <w:top w:val="none" w:sz="0" w:space="0" w:color="auto"/>
                <w:left w:val="none" w:sz="0" w:space="0" w:color="auto"/>
                <w:bottom w:val="none" w:sz="0" w:space="0" w:color="auto"/>
                <w:right w:val="none" w:sz="0" w:space="0" w:color="auto"/>
              </w:divBdr>
              <w:divsChild>
                <w:div w:id="168370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wrcc.dri.edu/cg-bin/cliMONtpre.pl?ca7630"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hyperlink" Target="http://dx.doi.org/10.1016/j.envsoft.2015.07.017" TargetMode="Externa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www.wrcc.dri.edu/cg-bin/cliMONtpre.pl?ca7630" TargetMode="External"/><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31</Pages>
  <Words>9716</Words>
  <Characters>55386</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Saleh, Dina</dc:creator>
  <cp:keywords/>
  <dc:description/>
  <cp:lastModifiedBy>Microsoft Office User</cp:lastModifiedBy>
  <cp:revision>36</cp:revision>
  <dcterms:created xsi:type="dcterms:W3CDTF">2019-10-29T17:25:00Z</dcterms:created>
  <dcterms:modified xsi:type="dcterms:W3CDTF">2019-10-30T15:32:00Z</dcterms:modified>
</cp:coreProperties>
</file>