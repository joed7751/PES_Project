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361D051E"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commentRangeStart w:id="1"/>
      <w:r w:rsidR="00210F65" w:rsidRPr="002B7D36">
        <w:rPr>
          <w:highlight w:val="cyan"/>
        </w:rPr>
        <w:t>Saleh et al., 2003</w:t>
      </w:r>
      <w:commentRangeEnd w:id="1"/>
      <w:r w:rsidR="00636BE5">
        <w:rPr>
          <w:rStyle w:val="CommentReference"/>
        </w:rPr>
        <w:commentReference w:id="1"/>
      </w:r>
      <w:r w:rsidR="00210F65" w:rsidRPr="002B7D36">
        <w:rPr>
          <w:highlight w:val="cyan"/>
        </w:rPr>
        <w:t>; CA.Gov Delta Protection Commission,</w:t>
      </w:r>
      <w:r w:rsidR="00EF303A" w:rsidRPr="002B7D36">
        <w:rPr>
          <w:highlight w:val="cyan"/>
        </w:rPr>
        <w:t xml:space="preserve"> </w:t>
      </w:r>
      <w:commentRangeStart w:id="2"/>
      <w:r w:rsidR="00A2156F">
        <w:fldChar w:fldCharType="begin"/>
      </w:r>
      <w:r w:rsidR="00A2156F">
        <w:instrText xml:space="preserve"> HYPERLINK "http://www.delta.ca.gov/rec_economic.htm" </w:instrText>
      </w:r>
      <w:r w:rsidR="00A2156F">
        <w:fldChar w:fldCharType="separate"/>
      </w:r>
      <w:r w:rsidR="00EF303A" w:rsidRPr="002B7D36">
        <w:rPr>
          <w:highlight w:val="cyan"/>
        </w:rPr>
        <w:t>http://www.delta.ca.gov/rec_economic.htm</w:t>
      </w:r>
      <w:r w:rsidR="00A2156F">
        <w:rPr>
          <w:highlight w:val="cyan"/>
        </w:rPr>
        <w:fldChar w:fldCharType="end"/>
      </w:r>
      <w:commentRangeEnd w:id="2"/>
      <w:r w:rsidR="000C20F7">
        <w:rPr>
          <w:rStyle w:val="CommentReference"/>
        </w:rPr>
        <w:commentReference w:id="2"/>
      </w:r>
      <w:r w:rsidR="00210F65" w:rsidRPr="00EF303A">
        <w:t xml:space="preserve">). </w:t>
      </w:r>
      <w:r w:rsidR="00F5350A">
        <w:t xml:space="preserve"> 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8"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9"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335277">
        <w:rPr>
          <w:color w:val="FF0000"/>
        </w:rPr>
        <w:t xml:space="preserve">Trend estimation </w:t>
      </w:r>
      <w:r w:rsidR="004648D9" w:rsidRPr="00335277">
        <w:rPr>
          <w:color w:val="FF0000"/>
        </w:rPr>
        <w:t xml:space="preserve">was completed </w:t>
      </w:r>
      <w:r w:rsidR="004648D9">
        <w:t>for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3920B04" w:rsidR="008C0DC3" w:rsidRDefault="00985A16" w:rsidP="008C0DC3">
      <w:r>
        <w:rPr>
          <w:noProof/>
        </w:rPr>
        <w:lastRenderedPageBreak/>
        <w:drawing>
          <wp:inline distT="0" distB="0" distL="0" distR="0" wp14:anchorId="54BD7A3C" wp14:editId="2211812C">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1_map.png"/>
                    <pic:cNvPicPr/>
                  </pic:nvPicPr>
                  <pic:blipFill>
                    <a:blip r:embed="rId10">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5FBAB26E" w:rsidR="00435850" w:rsidRDefault="00435850" w:rsidP="008C0DC3">
      <w:r w:rsidRPr="00EB417B">
        <w:rPr>
          <w:highlight w:val="lightGray"/>
        </w:rPr>
        <w:t>Figure 1. Location of sampling sites, geographic extent of the Sacramento and San Joaquin River watersheds a</w:t>
      </w:r>
      <w:r w:rsidR="00024A35" w:rsidRPr="00EB417B">
        <w:rPr>
          <w:highlight w:val="lightGray"/>
        </w:rPr>
        <w:t>nd locations of selected wastewater treatment plants</w:t>
      </w:r>
    </w:p>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3" w:name="_Hlk22470574"/>
      <w:r w:rsidR="0064134F" w:rsidRPr="0024637B">
        <w:rPr>
          <w:highlight w:val="cyan"/>
        </w:rPr>
        <w:t>Jassby and Cloern, 2000</w:t>
      </w:r>
      <w:bookmarkEnd w:id="3"/>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t xml:space="preserve">Sacramento River </w:t>
      </w:r>
      <w:r w:rsidR="002C2640">
        <w:t>at</w:t>
      </w:r>
      <w:r>
        <w:t xml:space="preserve"> Freeport (</w:t>
      </w:r>
      <w:r w:rsidR="0024637B" w:rsidRPr="0024637B">
        <w:t xml:space="preserve">11447650) </w:t>
      </w:r>
      <w:r>
        <w:t xml:space="preserve">and the San Joaquin </w:t>
      </w:r>
      <w:r w:rsidR="00942CF9">
        <w:t>R</w:t>
      </w:r>
      <w:r>
        <w:t xml:space="preserve">iver </w:t>
      </w:r>
      <w:r w:rsidR="00335277">
        <w:t>near Vernalis</w:t>
      </w:r>
      <w:r>
        <w:t xml:space="preserve"> </w:t>
      </w:r>
      <w:r w:rsidR="0024637B" w:rsidRPr="0024637B">
        <w:t>(11303500</w:t>
      </w:r>
      <w:r>
        <w:t xml:space="preserve">) over the </w:t>
      </w:r>
      <w:commentRangeStart w:id="4"/>
      <w:commentRangeStart w:id="5"/>
      <w:r w:rsidR="004F74FF">
        <w:t>1970-2019</w:t>
      </w:r>
      <w:r>
        <w:t xml:space="preserve"> </w:t>
      </w:r>
      <w:commentRangeEnd w:id="4"/>
      <w:r w:rsidR="00B15360">
        <w:rPr>
          <w:rStyle w:val="CommentReference"/>
        </w:rPr>
        <w:commentReference w:id="4"/>
      </w:r>
      <w:commentRangeEnd w:id="5"/>
      <w:r w:rsidR="002C2640">
        <w:rPr>
          <w:rStyle w:val="CommentReference"/>
        </w:rPr>
        <w:commentReference w:id="5"/>
      </w:r>
      <w:r>
        <w:t xml:space="preserve">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6"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6"/>
      <w:r w:rsidR="0030750E">
        <w:t>The</w:t>
      </w:r>
      <w:r w:rsidR="00942CF9">
        <w:t>se</w:t>
      </w:r>
      <w:r w:rsidR="0030750E">
        <w:t xml:space="preserve"> two sites selected for this study were sampled frequently (have more than 200 samples) over the </w:t>
      </w:r>
      <w:commentRangeStart w:id="7"/>
      <w:commentRangeStart w:id="8"/>
      <w:r w:rsidR="0030750E">
        <w:t>1970</w:t>
      </w:r>
      <w:commentRangeEnd w:id="7"/>
      <w:r w:rsidR="00AD0446">
        <w:rPr>
          <w:rStyle w:val="CommentReference"/>
        </w:rPr>
        <w:commentReference w:id="7"/>
      </w:r>
      <w:commentRangeEnd w:id="8"/>
      <w:r w:rsidR="002C2640">
        <w:rPr>
          <w:rStyle w:val="CommentReference"/>
        </w:rPr>
        <w:commentReference w:id="8"/>
      </w:r>
      <w:r w:rsidR="0030750E">
        <w:t xml:space="preserve">-2019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SPAtially Referenced Regressions On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11"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r w:rsidRPr="00951F4F">
        <w:rPr>
          <w:rFonts w:ascii="RotisSerif" w:hAnsi="RotisSerif" w:cs="RotisSerif"/>
        </w:rPr>
        <w:t>In</w:t>
      </w:r>
      <w:r w:rsidRPr="00951F4F">
        <w:rPr>
          <w:rFonts w:ascii="EuclidSymbol" w:hAnsi="EuclidSymbol" w:cs="EuclidSymbol"/>
        </w:rPr>
        <w:t>(</w:t>
      </w:r>
      <w:proofErr w:type="spellStart"/>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DA2C6E"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r>
        <w:rPr>
          <w:rFonts w:cstheme="minorHAnsi"/>
          <w:i/>
          <w:vertAlign w:val="subscript"/>
        </w:rPr>
        <w:t xml:space="preserve">f </w:t>
      </w:r>
      <w:r>
        <w:rPr>
          <w:rFonts w:cstheme="minorHAnsi"/>
        </w:rPr>
        <w:t>,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1F5CC58C" w:rsidR="00E77E06" w:rsidRPr="006A5B65" w:rsidRDefault="00E77E06" w:rsidP="00E77E06">
      <w:pPr>
        <w:pStyle w:val="TableHeading"/>
        <w:rPr>
          <w:color w:val="FF0000"/>
        </w:rPr>
      </w:pPr>
      <w:r w:rsidRPr="006A5B65">
        <w:rPr>
          <w:color w:val="FF0000"/>
        </w:rPr>
        <w:t xml:space="preserve">Table 1. Definitions for descriptive statements of trend likelihoods for WRTDS Bootstrap test as a function of </w:t>
      </w:r>
      <w:r w:rsidRPr="006A5B65">
        <w:rPr>
          <w:rFonts w:ascii="Symbol" w:hAnsi="Symbol"/>
          <w:color w:val="FF0000"/>
        </w:rPr>
        <w:t></w:t>
      </w:r>
      <w:r w:rsidRPr="006A5B65">
        <w:rPr>
          <w:rFonts w:ascii="Arial Unicode MS" w:eastAsia="Arial Unicode MS" w:hAnsi="Arial Unicode MS" w:cs="Arial Unicode MS" w:hint="eastAsia"/>
          <w:color w:val="FF0000"/>
        </w:rPr>
        <w:t>̂,</w:t>
      </w:r>
      <w:r w:rsidRPr="006A5B65">
        <w:rPr>
          <w:rFonts w:ascii="Arial Unicode MS" w:eastAsia="Arial Unicode MS" w:hAnsi="Arial Unicode MS" w:cs="Arial Unicode MS"/>
          <w:color w:val="FF0000"/>
        </w:rPr>
        <w:t xml:space="preserve"> </w:t>
      </w:r>
      <w:r w:rsidRPr="006A5B65">
        <w:rPr>
          <w:color w:val="FF0000"/>
        </w:rPr>
        <w:t>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77777777" w:rsidR="00E77E06" w:rsidRPr="006A5B65" w:rsidRDefault="00E77E06" w:rsidP="002E0263">
            <w:pPr>
              <w:jc w:val="center"/>
              <w:rPr>
                <w:rFonts w:cstheme="minorHAnsi"/>
                <w:b/>
                <w:bCs/>
                <w:color w:val="FF0000"/>
              </w:rPr>
            </w:pPr>
            <w:r w:rsidRPr="006A5B65">
              <w:rPr>
                <w:rFonts w:ascii="Times New Roman" w:hAnsi="Times New Roman"/>
                <w:b/>
                <w:bCs/>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Pr="006A5B65">
              <w:rPr>
                <w:rFonts w:ascii="Times New Roman" w:eastAsia="Arial Unicode MS" w:hAnsi="Times New Roman"/>
                <w:b/>
                <w:bCs/>
                <w:color w:val="FF0000"/>
              </w:rPr>
              <w:t>values</w:t>
            </w:r>
          </w:p>
        </w:tc>
        <w:tc>
          <w:tcPr>
            <w:tcW w:w="2970" w:type="dxa"/>
            <w:vAlign w:val="center"/>
          </w:tcPr>
          <w:p w14:paraId="276393DC" w14:textId="77777777" w:rsidR="00E77E06" w:rsidRPr="006A5B65" w:rsidRDefault="00E77E06" w:rsidP="002E0263">
            <w:pPr>
              <w:jc w:val="center"/>
              <w:rPr>
                <w:rFonts w:ascii="Times New Roman" w:hAnsi="Times New Roman"/>
                <w:b/>
                <w:bCs/>
                <w:color w:val="FF0000"/>
              </w:rPr>
            </w:pPr>
            <w:r w:rsidRPr="006A5B65">
              <w:rPr>
                <w:rFonts w:ascii="Times New Roman" w:hAnsi="Times New Roman"/>
                <w:b/>
                <w:bCs/>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0.95 </w:t>
            </w:r>
            <w:r w:rsidRPr="006A5B65">
              <w:rPr>
                <w:rFonts w:ascii="Times New Roman" w:hAnsi="Times New Roman"/>
                <w:i/>
                <w:color w:val="FF0000"/>
              </w:rPr>
              <w:t>and</w:t>
            </w:r>
            <w:r w:rsidRPr="006A5B65">
              <w:rPr>
                <w:rFonts w:ascii="Times New Roman" w:hAnsi="Times New Roman"/>
                <w:color w:val="FF0000"/>
              </w:rPr>
              <w:t xml:space="preserve"> ≤ 1.0</w:t>
            </w:r>
          </w:p>
        </w:tc>
        <w:tc>
          <w:tcPr>
            <w:tcW w:w="2970" w:type="dxa"/>
            <w:vAlign w:val="center"/>
          </w:tcPr>
          <w:p w14:paraId="1D6C5AE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0.9 </w:t>
            </w:r>
            <w:r w:rsidRPr="006A5B65">
              <w:rPr>
                <w:rFonts w:ascii="Times New Roman" w:hAnsi="Times New Roman"/>
                <w:i/>
                <w:color w:val="FF0000"/>
              </w:rPr>
              <w:t xml:space="preserve">and </w:t>
            </w:r>
            <w:r w:rsidRPr="006A5B65">
              <w:rPr>
                <w:rFonts w:ascii="Times New Roman" w:hAnsi="Times New Roman"/>
                <w:color w:val="FF0000"/>
              </w:rPr>
              <w:t>&lt; 0.95</w:t>
            </w:r>
          </w:p>
        </w:tc>
        <w:tc>
          <w:tcPr>
            <w:tcW w:w="2970" w:type="dxa"/>
            <w:vAlign w:val="center"/>
          </w:tcPr>
          <w:p w14:paraId="19BFF0D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0.66 </w:t>
            </w:r>
            <w:r w:rsidRPr="006A5B65">
              <w:rPr>
                <w:rFonts w:ascii="Times New Roman" w:hAnsi="Times New Roman"/>
                <w:i/>
                <w:color w:val="FF0000"/>
              </w:rPr>
              <w:t xml:space="preserve">and </w:t>
            </w:r>
            <w:r w:rsidRPr="006A5B65">
              <w:rPr>
                <w:rFonts w:ascii="Times New Roman" w:hAnsi="Times New Roman"/>
                <w:color w:val="FF0000"/>
              </w:rPr>
              <w:t>&lt;0.90</w:t>
            </w:r>
          </w:p>
        </w:tc>
        <w:tc>
          <w:tcPr>
            <w:tcW w:w="2970" w:type="dxa"/>
            <w:vAlign w:val="center"/>
          </w:tcPr>
          <w:p w14:paraId="2C20FBF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0.33 </w:t>
            </w:r>
            <w:r w:rsidRPr="006A5B65">
              <w:rPr>
                <w:rFonts w:ascii="Times New Roman" w:hAnsi="Times New Roman"/>
                <w:i/>
                <w:color w:val="FF0000"/>
              </w:rPr>
              <w:t xml:space="preserve">and </w:t>
            </w:r>
            <w:r w:rsidRPr="006A5B65">
              <w:rPr>
                <w:rFonts w:ascii="Times New Roman" w:hAnsi="Times New Roman"/>
                <w:color w:val="FF0000"/>
              </w:rPr>
              <w:t>&lt; 0.66</w:t>
            </w:r>
          </w:p>
        </w:tc>
        <w:tc>
          <w:tcPr>
            <w:tcW w:w="2970" w:type="dxa"/>
            <w:vAlign w:val="center"/>
          </w:tcPr>
          <w:p w14:paraId="129CE749"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0.1 </w:t>
            </w:r>
            <w:r w:rsidRPr="006A5B65">
              <w:rPr>
                <w:rFonts w:ascii="Times New Roman" w:hAnsi="Times New Roman"/>
                <w:i/>
                <w:color w:val="FF0000"/>
              </w:rPr>
              <w:t>and</w:t>
            </w:r>
            <w:r w:rsidRPr="006A5B65">
              <w:rPr>
                <w:rFonts w:ascii="Times New Roman" w:hAnsi="Times New Roman"/>
                <w:color w:val="FF0000"/>
              </w:rPr>
              <w:t xml:space="preserve"> ≤ 0.33</w:t>
            </w:r>
          </w:p>
        </w:tc>
        <w:tc>
          <w:tcPr>
            <w:tcW w:w="2970" w:type="dxa"/>
            <w:vAlign w:val="center"/>
          </w:tcPr>
          <w:p w14:paraId="7741A1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 xml:space="preserve">&gt; 0.05 </w:t>
            </w:r>
            <w:r w:rsidRPr="006A5B65">
              <w:rPr>
                <w:rFonts w:ascii="Times New Roman" w:hAnsi="Times New Roman"/>
                <w:i/>
                <w:color w:val="FF0000"/>
              </w:rPr>
              <w:t xml:space="preserve">and </w:t>
            </w:r>
            <w:r w:rsidRPr="006A5B65">
              <w:rPr>
                <w:rFonts w:ascii="Times New Roman" w:hAnsi="Times New Roman"/>
                <w:color w:val="FF0000"/>
              </w:rPr>
              <w:t>≤ 0.1</w:t>
            </w:r>
          </w:p>
        </w:tc>
        <w:tc>
          <w:tcPr>
            <w:tcW w:w="2970" w:type="dxa"/>
            <w:vAlign w:val="center"/>
          </w:tcPr>
          <w:p w14:paraId="24FD0F57"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sym w:font="Symbol" w:char="F0B3"/>
            </w:r>
            <w:r w:rsidRPr="006A5B65">
              <w:rPr>
                <w:rFonts w:ascii="Times New Roman" w:hAnsi="Times New Roman"/>
                <w:color w:val="FF0000"/>
              </w:rPr>
              <w:t xml:space="preserve"> 0 </w:t>
            </w:r>
            <w:r w:rsidRPr="006A5B65">
              <w:rPr>
                <w:rFonts w:ascii="Times New Roman" w:hAnsi="Times New Roman"/>
                <w:i/>
                <w:color w:val="FF0000"/>
              </w:rPr>
              <w:t xml:space="preserve">and </w:t>
            </w:r>
            <w:r w:rsidRPr="006A5B65">
              <w:rPr>
                <w:rFonts w:ascii="Times New Roman" w:hAnsi="Times New Roman"/>
                <w:color w:val="FF0000"/>
              </w:rPr>
              <w:t>≤ 0.05</w:t>
            </w:r>
          </w:p>
        </w:tc>
        <w:tc>
          <w:tcPr>
            <w:tcW w:w="2970" w:type="dxa"/>
            <w:vAlign w:val="center"/>
          </w:tcPr>
          <w:p w14:paraId="0A37C2B6" w14:textId="77777777" w:rsidR="00E77E06" w:rsidRPr="006A5B65" w:rsidRDefault="00E77E06" w:rsidP="002E0263">
            <w:pPr>
              <w:jc w:val="center"/>
              <w:rPr>
                <w:rFonts w:ascii="Times New Roman" w:hAnsi="Times New Roman"/>
                <w:color w:val="FF0000"/>
              </w:rPr>
            </w:pPr>
            <w:r w:rsidRPr="006A5B65">
              <w:rPr>
                <w:rFonts w:ascii="Times New Roman" w:hAnsi="Times New Roman"/>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lastRenderedPageBreak/>
        <w:t>Trends in daily streamflow were completed using a non-parametric Mann Kendall approach using various R packages (</w:t>
      </w:r>
      <w:hyperlink r:id="rId12"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3" w:history="1">
        <w:r w:rsidRPr="00C45B8B">
          <w:rPr>
            <w:rStyle w:val="Hyperlink"/>
            <w:highlight w:val="cyan"/>
          </w:rPr>
          <w:t>https://owi.usgs.gov/blog/Quantile-Kendall/</w:t>
        </w:r>
      </w:hyperlink>
      <w:r>
        <w:t xml:space="preserve">).  Statistics were compiled for minimum day, 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9"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9"/>
    <w:p w14:paraId="04FB37C4" w14:textId="77777777" w:rsidR="00A16D2E" w:rsidRDefault="00A16D2E" w:rsidP="00653311"/>
    <w:p w14:paraId="11E85AAE" w14:textId="55BD2597" w:rsidR="00E435C8" w:rsidRPr="009743F4" w:rsidRDefault="00E435C8" w:rsidP="008E0812">
      <w:pPr>
        <w:pStyle w:val="Heading1"/>
        <w:rPr>
          <w:b/>
        </w:rPr>
      </w:pPr>
      <w:r w:rsidRPr="00DD10D1">
        <w:rPr>
          <w:b/>
          <w:highlight w:val="magenta"/>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27AFD2C5"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 xml:space="preserve">minimum daily, median daily, maximum daily, and </w:t>
      </w:r>
      <w:r w:rsidR="00FD127E">
        <w:lastRenderedPageBreak/>
        <w:t>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both sites and </w:t>
      </w:r>
      <w:r>
        <w:t>over the 365 days of the year, there is no statistically significant trend in all parts of the flow duration curve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10" w:name="_Hlk22473163"/>
      <w:r w:rsidR="00CB1426" w:rsidRPr="00911409">
        <w:rPr>
          <w:highlight w:val="cyan"/>
        </w:rPr>
        <w:t xml:space="preserve">Western Regional Climate Center </w:t>
      </w:r>
      <w:hyperlink r:id="rId14" w:history="1">
        <w:r w:rsidR="00CB1426" w:rsidRPr="00911409">
          <w:rPr>
            <w:rStyle w:val="Hyperlink"/>
            <w:highlight w:val="cyan"/>
          </w:rPr>
          <w:t>http://www.wrcc.dri.edu/cg-bin/cliMONtpre.pl?ca7630</w:t>
        </w:r>
      </w:hyperlink>
      <w:bookmarkEnd w:id="10"/>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Default="002B230D" w:rsidP="00930D7D">
      <w:pPr>
        <w:autoSpaceDE w:val="0"/>
        <w:autoSpaceDN w:val="0"/>
        <w:adjustRightInd w:val="0"/>
      </w:pPr>
      <w:r>
        <w:rPr>
          <w:noProof/>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5">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p>
    <w:p w14:paraId="36867A49" w14:textId="600E00DC" w:rsidR="009523F9" w:rsidRDefault="009523F9" w:rsidP="00930D7D">
      <w:pPr>
        <w:autoSpaceDE w:val="0"/>
        <w:autoSpaceDN w:val="0"/>
        <w:adjustRightInd w:val="0"/>
      </w:pPr>
    </w:p>
    <w:p w14:paraId="1443D68F" w14:textId="28E58CA2" w:rsidR="009523F9" w:rsidRDefault="002B230D" w:rsidP="00930D7D">
      <w:pPr>
        <w:autoSpaceDE w:val="0"/>
        <w:autoSpaceDN w:val="0"/>
        <w:adjustRightInd w:val="0"/>
      </w:pPr>
      <w:r>
        <w:rPr>
          <w:noProof/>
        </w:rPr>
        <w:lastRenderedPageBreak/>
        <w:drawing>
          <wp:inline distT="0" distB="0" distL="0" distR="0" wp14:anchorId="0950EDEF" wp14:editId="267BA129">
            <wp:extent cx="3578219" cy="296573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vernalisQ.png"/>
                    <pic:cNvPicPr/>
                  </pic:nvPicPr>
                  <pic:blipFill rotWithShape="1">
                    <a:blip r:embed="rId16">
                      <a:extLst>
                        <a:ext uri="{28A0092B-C50C-407E-A947-70E740481C1C}">
                          <a14:useLocalDpi xmlns:a14="http://schemas.microsoft.com/office/drawing/2010/main" val="0"/>
                        </a:ext>
                      </a:extLst>
                    </a:blip>
                    <a:srcRect l="4597" t="24531" r="4699" b="22363"/>
                    <a:stretch/>
                  </pic:blipFill>
                  <pic:spPr bwMode="auto">
                    <a:xfrm>
                      <a:off x="0" y="0"/>
                      <a:ext cx="3610656" cy="2992614"/>
                    </a:xfrm>
                    <a:prstGeom prst="rect">
                      <a:avLst/>
                    </a:prstGeom>
                    <a:ln>
                      <a:noFill/>
                    </a:ln>
                    <a:extLst>
                      <a:ext uri="{53640926-AAD7-44D8-BBD7-CCE9431645EC}">
                        <a14:shadowObscured xmlns:a14="http://schemas.microsoft.com/office/drawing/2010/main"/>
                      </a:ext>
                    </a:extLst>
                  </pic:spPr>
                </pic:pic>
              </a:graphicData>
            </a:graphic>
          </wp:inline>
        </w:drawing>
      </w:r>
    </w:p>
    <w:p w14:paraId="3208AEFC" w14:textId="77777777" w:rsidR="009523F9" w:rsidRDefault="009523F9" w:rsidP="00930D7D">
      <w:pPr>
        <w:autoSpaceDE w:val="0"/>
        <w:autoSpaceDN w:val="0"/>
        <w:adjustRightInd w:val="0"/>
      </w:pPr>
    </w:p>
    <w:p w14:paraId="2AE26344" w14:textId="2055DAAF" w:rsidR="00464EEF" w:rsidRDefault="002B230D" w:rsidP="00930D7D">
      <w:pPr>
        <w:autoSpaceDE w:val="0"/>
        <w:autoSpaceDN w:val="0"/>
        <w:adjustRightInd w:val="0"/>
      </w:pPr>
      <w:commentRangeStart w:id="11"/>
      <w:r>
        <w:rPr>
          <w:noProof/>
        </w:rPr>
        <w:drawing>
          <wp:inline distT="0" distB="0" distL="0" distR="0" wp14:anchorId="18B33F6C" wp14:editId="463FCC14">
            <wp:extent cx="2521300" cy="348477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adjMannK.png"/>
                    <pic:cNvPicPr/>
                  </pic:nvPicPr>
                  <pic:blipFill rotWithShape="1">
                    <a:blip r:embed="rId17">
                      <a:extLst>
                        <a:ext uri="{28A0092B-C50C-407E-A947-70E740481C1C}">
                          <a14:useLocalDpi xmlns:a14="http://schemas.microsoft.com/office/drawing/2010/main" val="0"/>
                        </a:ext>
                      </a:extLst>
                    </a:blip>
                    <a:srcRect l="14302" t="18688" r="21244" b="18384"/>
                    <a:stretch/>
                  </pic:blipFill>
                  <pic:spPr bwMode="auto">
                    <a:xfrm>
                      <a:off x="0" y="0"/>
                      <a:ext cx="2529489" cy="3496088"/>
                    </a:xfrm>
                    <a:prstGeom prst="rect">
                      <a:avLst/>
                    </a:prstGeom>
                    <a:ln>
                      <a:noFill/>
                    </a:ln>
                    <a:extLst>
                      <a:ext uri="{53640926-AAD7-44D8-BBD7-CCE9431645EC}">
                        <a14:shadowObscured xmlns:a14="http://schemas.microsoft.com/office/drawing/2010/main"/>
                      </a:ext>
                    </a:extLst>
                  </pic:spPr>
                </pic:pic>
              </a:graphicData>
            </a:graphic>
          </wp:inline>
        </w:drawing>
      </w:r>
      <w:commentRangeEnd w:id="11"/>
      <w:r w:rsidR="0039360F">
        <w:rPr>
          <w:rStyle w:val="CommentReference"/>
        </w:rPr>
        <w:commentReference w:id="11"/>
      </w:r>
    </w:p>
    <w:p w14:paraId="0882B24E" w14:textId="58B9B1F6" w:rsidR="00464EEF" w:rsidRDefault="00464EEF" w:rsidP="00930D7D">
      <w:pPr>
        <w:autoSpaceDE w:val="0"/>
        <w:autoSpaceDN w:val="0"/>
        <w:adjustRightInd w:val="0"/>
      </w:pPr>
    </w:p>
    <w:p w14:paraId="66ED07A7" w14:textId="2E4B70FA" w:rsidR="005700CE" w:rsidRDefault="005700CE" w:rsidP="00930D7D">
      <w:pPr>
        <w:autoSpaceDE w:val="0"/>
        <w:autoSpaceDN w:val="0"/>
        <w:adjustRightInd w:val="0"/>
      </w:pPr>
    </w:p>
    <w:p w14:paraId="6CC4C089" w14:textId="77777777" w:rsidR="00F3452C" w:rsidRDefault="00F3452C" w:rsidP="00F3452C"/>
    <w:p w14:paraId="1E0B7FCE" w14:textId="662D34D9" w:rsidR="00614256" w:rsidRPr="00E857CB" w:rsidRDefault="00F3452C" w:rsidP="00614256">
      <w:pPr>
        <w:pStyle w:val="Heading2"/>
        <w:rPr>
          <w:b/>
          <w:i/>
          <w:iCs/>
        </w:rPr>
      </w:pPr>
      <w:r w:rsidRPr="00E857CB">
        <w:rPr>
          <w:b/>
          <w:i/>
          <w:iCs/>
        </w:rPr>
        <w:t xml:space="preserve">Sacramento River </w:t>
      </w:r>
      <w:r w:rsidR="002C2640">
        <w:rPr>
          <w:b/>
          <w:i/>
          <w:iCs/>
        </w:rPr>
        <w:t>at Freeport</w:t>
      </w:r>
      <w:r w:rsidR="00614256" w:rsidRPr="00E857CB">
        <w:rPr>
          <w:b/>
          <w:i/>
          <w:iCs/>
        </w:rPr>
        <w:t>, Nutrient Concentrations, Fluxes, and Trends</w:t>
      </w:r>
    </w:p>
    <w:p w14:paraId="531B3E9B" w14:textId="77777777" w:rsidR="00F3452C" w:rsidRPr="00DC0978" w:rsidRDefault="00F3452C" w:rsidP="00F3452C">
      <w:pPr>
        <w:pStyle w:val="Heading4"/>
        <w:rPr>
          <w:b/>
          <w:i w:val="0"/>
        </w:rPr>
      </w:pPr>
    </w:p>
    <w:p w14:paraId="573D9D72" w14:textId="77777777" w:rsidR="00F3452C" w:rsidRDefault="00F3452C" w:rsidP="00F3452C"/>
    <w:p w14:paraId="71CDEFC9" w14:textId="3E16F8A6"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figure 9</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 xml:space="preserve">llow a similar pattern throughout </w:t>
      </w:r>
      <w:r w:rsidR="00F3452C">
        <w:lastRenderedPageBreak/>
        <w:t>the 1970-2019 period (</w:t>
      </w:r>
      <w:r w:rsidR="00F3452C" w:rsidRPr="002B7D36">
        <w:rPr>
          <w:color w:val="FF0000"/>
          <w:highlight w:val="yellow"/>
        </w:rPr>
        <w:t>fig 9a, and 9b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(figs 9a and 9b).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(Table </w:t>
      </w:r>
      <w:r w:rsidR="00A5180C">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F3452C">
        <w:rPr>
          <w:color w:val="FF0000"/>
          <w:highlight w:val="yellow"/>
        </w:rPr>
        <w:t xml:space="preserve"> </w:t>
      </w:r>
      <w:r w:rsidR="00F3452C" w:rsidRPr="002B7D36">
        <w:rPr>
          <w:color w:val="FF0000"/>
          <w:highlight w:val="yellow"/>
        </w:rPr>
        <w:t>10a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3E24D5">
        <w:rPr>
          <w:color w:val="FF0000"/>
        </w:rPr>
        <w:t>Figure 10c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Figure 10c,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77777777" w:rsidR="00ED00F3" w:rsidRPr="004A2857"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3A4C591A" w14:textId="5591A1B2" w:rsidR="00C46E16" w:rsidRDefault="00F3452C" w:rsidP="00E857CB">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(Figs 10c and 10d).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(table 1). Figure 10b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t>difference between the early and recent decade</w:t>
      </w:r>
      <w:r>
        <w:t xml:space="preserve"> is statistically significant for all month of the year (</w:t>
      </w:r>
      <w:r w:rsidRPr="002B7D36">
        <w:rPr>
          <w:color w:val="FF0000"/>
          <w:highlight w:val="yellow"/>
        </w:rPr>
        <w:t>fig 10d</w:t>
      </w:r>
      <w:r>
        <w:t xml:space="preserve">). </w:t>
      </w:r>
    </w:p>
    <w:p w14:paraId="74A1838C" w14:textId="77777777" w:rsidR="00C46E16" w:rsidRDefault="00C46E16" w:rsidP="00C46E16">
      <w:pPr>
        <w:autoSpaceDE w:val="0"/>
        <w:autoSpaceDN w:val="0"/>
        <w:adjustRightInd w:val="0"/>
      </w:pPr>
    </w:p>
    <w:p w14:paraId="6452DC86" w14:textId="4A0A0284" w:rsidR="00C46E16" w:rsidRDefault="00C46E16" w:rsidP="00E857CB">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 10e and 10f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a </w:t>
      </w:r>
      <w:r w:rsidRPr="000206C7">
        <w:t xml:space="preserve"> “</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78997BCC" w14:textId="77777777" w:rsidR="008F5C12" w:rsidRDefault="008F5C12" w:rsidP="00C46E16">
      <w:pPr>
        <w:autoSpaceDE w:val="0"/>
        <w:autoSpaceDN w:val="0"/>
        <w:adjustRightInd w:val="0"/>
      </w:pPr>
    </w:p>
    <w:p w14:paraId="03FAAE1D" w14:textId="6F2D38B3" w:rsidR="008F5C12" w:rsidRDefault="00C46E16" w:rsidP="008F5C12">
      <w:pPr>
        <w:autoSpaceDE w:val="0"/>
        <w:autoSpaceDN w:val="0"/>
        <w:adjustRightInd w:val="0"/>
        <w:ind w:firstLine="720"/>
      </w:pPr>
      <w:r>
        <w:tab/>
      </w:r>
      <w:r w:rsidR="008F5C12">
        <w:t xml:space="preserve">OP concentrations and loads decline in the initial modeling period with </w:t>
      </w:r>
      <w:r w:rsidR="00394FBF">
        <w:t xml:space="preserve">down from </w:t>
      </w:r>
      <w:r w:rsidR="008F5C12">
        <w:t>high</w:t>
      </w:r>
      <w:r w:rsidR="00394FBF">
        <w:t>s</w:t>
      </w:r>
      <w:r w:rsidR="008F5C12">
        <w:t xml:space="preserve"> of </w:t>
      </w:r>
      <w:proofErr w:type="spellStart"/>
      <w:r w:rsidR="00394FBF">
        <w:t>of</w:t>
      </w:r>
      <w:proofErr w:type="spellEnd"/>
      <w:r w:rsidR="008F5C12">
        <w:t xml:space="preserve"> 0.09 mg/l, and 1.1 million kg/year respectively. </w:t>
      </w:r>
      <w:r w:rsidR="00394FBF">
        <w:t>Flow normalized concentration or load show little variation within the confidence intervals</w:t>
      </w:r>
      <w:r w:rsidR="008F5C12">
        <w:t xml:space="preserve">.  </w:t>
      </w:r>
      <w:r w:rsidR="00394FBF">
        <w:t>This is</w:t>
      </w:r>
      <w:r w:rsidR="008F5C12">
        <w:t xml:space="preserve"> a “</w:t>
      </w:r>
      <w:r w:rsidR="008F5C12" w:rsidRPr="004A7457">
        <w:rPr>
          <w:highlight w:val="yellow"/>
        </w:rPr>
        <w:t>highly likely</w:t>
      </w:r>
      <w:r w:rsidR="008F5C12">
        <w:t>”</w:t>
      </w:r>
      <w:r w:rsidR="008F5C12" w:rsidRPr="00662D71">
        <w:t xml:space="preserve"> </w:t>
      </w:r>
      <w:r w:rsidR="008F5C12">
        <w:t>decrease</w:t>
      </w:r>
      <w:r w:rsidR="008F5C12" w:rsidRPr="00662D71">
        <w:t xml:space="preserve"> in concentration </w:t>
      </w:r>
      <w:r w:rsidR="008F5C12">
        <w:t xml:space="preserve">(about 0.04 mg/l) </w:t>
      </w:r>
      <w:r w:rsidR="008F5C12" w:rsidRPr="00662D71">
        <w:t>a</w:t>
      </w:r>
      <w:r w:rsidR="008F5C12">
        <w:t>nd</w:t>
      </w:r>
      <w:r w:rsidR="008F5C12" w:rsidRPr="00662D71">
        <w:t xml:space="preserve"> </w:t>
      </w:r>
      <w:r w:rsidR="008F5C12">
        <w:t xml:space="preserve">loads (about 0.57 million kg/Year) </w:t>
      </w:r>
      <w:r w:rsidR="008F5C12" w:rsidRPr="00662D71">
        <w:t>over the 1970-2019</w:t>
      </w:r>
      <w:r w:rsidR="008F5C12">
        <w:t xml:space="preserve"> period</w:t>
      </w:r>
      <w:r w:rsidR="008F5C12" w:rsidRPr="00662D71">
        <w:t xml:space="preserve"> (Table </w:t>
      </w:r>
      <w:r w:rsidR="00394FBF">
        <w:t>2</w:t>
      </w:r>
      <w:r w:rsidR="008F5C12" w:rsidRPr="00662D71">
        <w:t>)</w:t>
      </w:r>
      <w:r w:rsidR="008F5C12">
        <w:t>.</w:t>
      </w:r>
    </w:p>
    <w:p w14:paraId="2300C235" w14:textId="6F27222C" w:rsidR="00C46E16" w:rsidRDefault="00C46E16" w:rsidP="00C46E16">
      <w:pPr>
        <w:autoSpaceDE w:val="0"/>
        <w:autoSpaceDN w:val="0"/>
        <w:adjustRightInd w:val="0"/>
      </w:pPr>
    </w:p>
    <w:p w14:paraId="59E2E7EE" w14:textId="70792692" w:rsidR="00C46E16" w:rsidRPr="005700CE" w:rsidRDefault="00C46E16" w:rsidP="00E857CB">
      <w:pPr>
        <w:ind w:firstLine="720"/>
      </w:pPr>
      <w:r>
        <w:t>Trends in TP concentration and loads follow a similar pattern (</w:t>
      </w:r>
      <w:r w:rsidRPr="002B7D36">
        <w:rPr>
          <w:color w:val="FF0000"/>
          <w:highlight w:val="yellow"/>
        </w:rPr>
        <w:t>fig 10j and 10k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005DB9">
        <w:t>There is 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(Table </w:t>
      </w:r>
      <w:r w:rsidR="00AE658E">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6F6C8855" w14:textId="77777777" w:rsidR="00F3452C" w:rsidRDefault="00F3452C" w:rsidP="00F3452C">
      <w:pPr>
        <w:autoSpaceDE w:val="0"/>
        <w:autoSpaceDN w:val="0"/>
        <w:adjustRightInd w:val="0"/>
      </w:pPr>
    </w:p>
    <w:p w14:paraId="31B70E4E" w14:textId="77777777" w:rsidR="00F3452C" w:rsidRDefault="00F3452C" w:rsidP="00F3452C">
      <w:pPr>
        <w:autoSpaceDE w:val="0"/>
        <w:autoSpaceDN w:val="0"/>
        <w:adjustRightInd w:val="0"/>
      </w:pPr>
    </w:p>
    <w:p w14:paraId="56AC8FB1" w14:textId="77777777" w:rsidR="00F3452C" w:rsidRDefault="00F3452C" w:rsidP="00F3452C">
      <w:pPr>
        <w:autoSpaceDE w:val="0"/>
        <w:autoSpaceDN w:val="0"/>
        <w:adjustRightInd w:val="0"/>
      </w:pPr>
    </w:p>
    <w:p w14:paraId="35114C79" w14:textId="77777777" w:rsidR="00F3452C" w:rsidRDefault="00F3452C" w:rsidP="00F3452C">
      <w:pPr>
        <w:autoSpaceDE w:val="0"/>
        <w:autoSpaceDN w:val="0"/>
        <w:adjustRightInd w:val="0"/>
      </w:pPr>
    </w:p>
    <w:p w14:paraId="73AF8942" w14:textId="77777777" w:rsidR="00F3452C" w:rsidRDefault="00F3452C" w:rsidP="00F3452C">
      <w:pPr>
        <w:autoSpaceDE w:val="0"/>
        <w:autoSpaceDN w:val="0"/>
        <w:adjustRightInd w:val="0"/>
      </w:pPr>
    </w:p>
    <w:p w14:paraId="303197DF" w14:textId="77777777" w:rsidR="00F3452C" w:rsidRDefault="00F3452C" w:rsidP="00F3452C">
      <w:pPr>
        <w:autoSpaceDE w:val="0"/>
        <w:autoSpaceDN w:val="0"/>
        <w:adjustRightInd w:val="0"/>
      </w:pPr>
    </w:p>
    <w:p w14:paraId="325F1AD0" w14:textId="77777777" w:rsidR="00F3452C" w:rsidRPr="005700CE" w:rsidRDefault="00F3452C" w:rsidP="00F3452C"/>
    <w:p w14:paraId="059458D6" w14:textId="77777777" w:rsidR="00F3452C" w:rsidRDefault="00F3452C" w:rsidP="00F3452C">
      <w:r>
        <w:rPr>
          <w:noProof/>
        </w:rPr>
        <w:lastRenderedPageBreak/>
        <w:drawing>
          <wp:inline distT="0" distB="0" distL="0" distR="0" wp14:anchorId="6B6B5DE7" wp14:editId="10FE6540">
            <wp:extent cx="58134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0A7F0552" wp14:editId="45FBCFB0">
            <wp:extent cx="5829300" cy="754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2720B0DB" w14:textId="77777777" w:rsidR="00F3452C" w:rsidRDefault="00F3452C" w:rsidP="00F3452C">
      <w:pPr>
        <w:pStyle w:val="Heading2"/>
        <w:rPr>
          <w:b/>
        </w:rPr>
      </w:pPr>
    </w:p>
    <w:p w14:paraId="7C8AD71F" w14:textId="77777777" w:rsidR="00A00EE4" w:rsidRDefault="00A00EE4" w:rsidP="00F3452C">
      <w:pPr>
        <w:pStyle w:val="Heading2"/>
        <w:rPr>
          <w:b/>
        </w:rPr>
      </w:pPr>
    </w:p>
    <w:p w14:paraId="3FF77BAB" w14:textId="77777777" w:rsidR="00A00EE4" w:rsidRDefault="00A00EE4" w:rsidP="00F3452C">
      <w:pPr>
        <w:pStyle w:val="Heading2"/>
        <w:rPr>
          <w:b/>
        </w:rPr>
      </w:pPr>
    </w:p>
    <w:p w14:paraId="2C2D945B" w14:textId="13CCE009" w:rsidR="00F3452C" w:rsidRDefault="00F3452C" w:rsidP="00F3452C">
      <w:pPr>
        <w:pStyle w:val="Heading2"/>
        <w:rPr>
          <w:b/>
        </w:rPr>
      </w:pPr>
      <w:r w:rsidRPr="00E857CB">
        <w:rPr>
          <w:b/>
          <w:i/>
          <w:iCs/>
        </w:rPr>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1A69EB1D"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Figure 11.</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11a).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 xml:space="preserve">ear) over the 1970-2019 period (Table </w:t>
      </w:r>
      <w:r>
        <w:t>2</w:t>
      </w:r>
      <w:r w:rsidR="00F3452C" w:rsidRPr="009D7852">
        <w:t>).</w:t>
      </w:r>
      <w:r w:rsidR="00F3452C">
        <w:t xml:space="preserve"> Figures 11a and 11b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(fig 1</w:t>
      </w:r>
      <w:r w:rsidR="00F3452C">
        <w:t>2</w:t>
      </w:r>
      <w:r w:rsidR="00F3452C" w:rsidRPr="00980D34">
        <w:t xml:space="preserve">a).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 12c</w:t>
      </w:r>
      <w:r w:rsidR="00F3452C" w:rsidRPr="00980D34">
        <w:t xml:space="preserve">). </w:t>
      </w:r>
    </w:p>
    <w:p w14:paraId="333D45BF" w14:textId="77777777" w:rsidR="00BC741B" w:rsidRDefault="00BC741B" w:rsidP="00E857CB">
      <w:pPr>
        <w:autoSpaceDE w:val="0"/>
        <w:autoSpaceDN w:val="0"/>
        <w:adjustRightInd w:val="0"/>
        <w:ind w:firstLine="720"/>
      </w:pPr>
    </w:p>
    <w:p w14:paraId="229CFC3D" w14:textId="4F7C8893" w:rsidR="00F3452C" w:rsidRDefault="00F3452C" w:rsidP="00F3452C">
      <w:pPr>
        <w:autoSpaceDE w:val="0"/>
        <w:autoSpaceDN w:val="0"/>
        <w:adjustRightInd w:val="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igs 11c and 11d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t>figure 11c</w:t>
      </w:r>
      <w:r w:rsidR="00BC741B">
        <w:t>)</w:t>
      </w:r>
      <w:r>
        <w:t>. Variation in estimated loads remain similar throughout the 1970-2019 period (fig 11d).</w:t>
      </w:r>
    </w:p>
    <w:p w14:paraId="3127E26C" w14:textId="77777777" w:rsidR="00BC741B" w:rsidRDefault="00BC741B" w:rsidP="00F3452C">
      <w:pPr>
        <w:autoSpaceDE w:val="0"/>
        <w:autoSpaceDN w:val="0"/>
        <w:adjustRightInd w:val="0"/>
      </w:pPr>
    </w:p>
    <w:p w14:paraId="4BCA0228" w14:textId="0C63223E" w:rsidR="00F3452C" w:rsidRDefault="00BC741B" w:rsidP="00BC741B">
      <w:pPr>
        <w:autoSpaceDE w:val="0"/>
        <w:autoSpaceDN w:val="0"/>
        <w:adjustRightInd w:val="0"/>
        <w:ind w:firstLine="720"/>
      </w:pPr>
      <w:r>
        <w:t xml:space="preserve">There is </w:t>
      </w:r>
      <w:r w:rsidR="00F3452C" w:rsidRPr="009D7852">
        <w:t xml:space="preserve"> a “</w:t>
      </w:r>
      <w:r w:rsidR="00F3452C" w:rsidRPr="00B2120A">
        <w:rPr>
          <w:highlight w:val="yellow"/>
        </w:rPr>
        <w:t>highly likely</w:t>
      </w:r>
      <w:r w:rsidR="00F3452C" w:rsidRPr="009D7852">
        <w:t>” decr</w:t>
      </w:r>
      <w:r>
        <w:t>ease</w:t>
      </w:r>
      <w:r w:rsidR="00F3452C" w:rsidRPr="009D7852">
        <w:t xml:space="preserve"> in</w:t>
      </w:r>
      <w:r w:rsidR="00F3452C">
        <w:t xml:space="preserve"> both</w:t>
      </w:r>
      <w:r w:rsidR="00F3452C" w:rsidRPr="009D7852">
        <w:t xml:space="preserve"> concentration (about 0.</w:t>
      </w:r>
      <w:r w:rsidR="00F3452C">
        <w:t>11</w:t>
      </w:r>
      <w:r w:rsidR="00F3452C" w:rsidRPr="009D7852">
        <w:t xml:space="preserve"> mg/l) and loads (about 0.2</w:t>
      </w:r>
      <w:r w:rsidR="00F3452C">
        <w:t>6</w:t>
      </w:r>
      <w:r w:rsidR="00F3452C" w:rsidRPr="009D7852">
        <w:t xml:space="preserve"> million kg/Year) over the 1970-2019 period (Table 1).</w:t>
      </w:r>
      <w:r>
        <w:t xml:space="preserve"> </w:t>
      </w:r>
      <w:r w:rsidR="00F3452C">
        <w:t xml:space="preserve">Results from the </w:t>
      </w:r>
      <w:r w:rsidR="00F3452C" w:rsidRPr="00980D34">
        <w:t>Mann-Whitney-Wilcoxon Rank Sum test</w:t>
      </w:r>
      <w:r w:rsidR="00F3452C">
        <w:t xml:space="preserve"> show that </w:t>
      </w:r>
      <w:r>
        <w:t>ammonium</w:t>
      </w:r>
      <w:r w:rsidR="00F3452C">
        <w:t xml:space="preserve"> </w:t>
      </w:r>
      <w:r w:rsidR="00F3452C" w:rsidRPr="00980D34">
        <w:t>concentrations</w:t>
      </w:r>
      <w:r>
        <w:t xml:space="preserve"> decrease</w:t>
      </w:r>
      <w:r w:rsidR="00F3452C">
        <w:t xml:space="preserve"> in the recent</w:t>
      </w:r>
      <w:r w:rsidR="00F3452C" w:rsidRPr="00370560">
        <w:t xml:space="preserve">. Unlike </w:t>
      </w:r>
      <w:r>
        <w:t>nitrate</w:t>
      </w:r>
      <w:r w:rsidR="00F3452C" w:rsidRPr="00370560">
        <w:t xml:space="preserve">; the difference between the early and recent </w:t>
      </w:r>
      <w:r w:rsidR="00F3452C" w:rsidRPr="00980D34">
        <w:t xml:space="preserve">decade </w:t>
      </w:r>
      <w:r w:rsidR="00F3452C">
        <w:t xml:space="preserve">in NH4 concentrations </w:t>
      </w:r>
      <w:r w:rsidR="00F3452C" w:rsidRPr="00980D34">
        <w:t xml:space="preserve">are significant </w:t>
      </w:r>
      <w:r w:rsidR="00F3452C">
        <w:t xml:space="preserve">for all months of the year, with high </w:t>
      </w:r>
      <w:r>
        <w:t>ammonium</w:t>
      </w:r>
      <w:r w:rsidR="00F3452C">
        <w:t xml:space="preserve"> concentrations in winter for the early decade and in summer for the recent decade </w:t>
      </w:r>
      <w:r w:rsidR="00F3452C" w:rsidRPr="00684A2D">
        <w:rPr>
          <w:highlight w:val="yellow"/>
        </w:rPr>
        <w:t>(</w:t>
      </w:r>
      <w:r w:rsidR="00F3452C" w:rsidRPr="002B7D36">
        <w:rPr>
          <w:color w:val="FF0000"/>
          <w:highlight w:val="yellow"/>
        </w:rPr>
        <w:t>fig 12d</w:t>
      </w:r>
      <w:r w:rsidR="00F3452C" w:rsidRPr="00684A2D">
        <w:rPr>
          <w:highlight w:val="yellow"/>
        </w:rPr>
        <w:t>)</w:t>
      </w:r>
      <w:r w:rsidR="00F3452C">
        <w:t xml:space="preserve">. </w:t>
      </w:r>
    </w:p>
    <w:p w14:paraId="1FE11C04" w14:textId="77777777" w:rsidR="00D323FE" w:rsidRDefault="00D323FE" w:rsidP="00E857CB">
      <w:pPr>
        <w:autoSpaceDE w:val="0"/>
        <w:autoSpaceDN w:val="0"/>
        <w:adjustRightInd w:val="0"/>
        <w:ind w:firstLine="720"/>
      </w:pPr>
    </w:p>
    <w:p w14:paraId="25C41C24" w14:textId="6370B5CE" w:rsidR="00CE19A7" w:rsidRDefault="00F3452C" w:rsidP="00D323FE">
      <w:pPr>
        <w:autoSpaceDE w:val="0"/>
        <w:autoSpaceDN w:val="0"/>
        <w:adjustRightInd w:val="0"/>
        <w:ind w:firstLine="720"/>
      </w:pPr>
      <w:r w:rsidRPr="00863540">
        <w:t>T</w:t>
      </w:r>
      <w:r w:rsidR="00D323FE">
        <w:t xml:space="preserve">otal Kjeldahl nitrogen </w:t>
      </w:r>
      <w:r w:rsidRPr="00863540">
        <w:t xml:space="preserve"> concentrations and loads decreased continuously throughout the 1970-2019 period </w:t>
      </w:r>
      <w:r w:rsidR="00CE19A7">
        <w:t>similar to that for ammonium</w:t>
      </w:r>
      <w:r w:rsidRPr="00863540">
        <w:t xml:space="preserve"> (Fig 11e, and 11f).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863540">
        <w:rPr>
          <w:highlight w:val="yellow"/>
        </w:rPr>
        <w:t xml:space="preserve">Table </w:t>
      </w:r>
      <w:r w:rsidR="00CE19A7">
        <w:rPr>
          <w:highlight w:val="yellow"/>
        </w:rPr>
        <w:t>2</w:t>
      </w:r>
      <w:r w:rsidRPr="00863540">
        <w:t>).</w:t>
      </w:r>
      <w:r>
        <w:t xml:space="preserve"> </w:t>
      </w:r>
    </w:p>
    <w:p w14:paraId="7788639D" w14:textId="77777777" w:rsidR="00CE19A7" w:rsidRDefault="00CE19A7" w:rsidP="00D323FE">
      <w:pPr>
        <w:autoSpaceDE w:val="0"/>
        <w:autoSpaceDN w:val="0"/>
        <w:adjustRightInd w:val="0"/>
        <w:ind w:firstLine="720"/>
      </w:pPr>
    </w:p>
    <w:p w14:paraId="1FC19346" w14:textId="22AE3A16"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 xml:space="preserve">ed a similar pattern over the 1970-2019 period. Results from the </w:t>
      </w:r>
      <w:r w:rsidR="00A00EE4">
        <w:t>EGRET</w:t>
      </w:r>
      <w:r w:rsidRPr="00370560">
        <w:t xml:space="preserve">ci test showed a “likely” decline in both concentrations and loads for the 1970-2019 period (about 0.01 mg/l in concentrations and 0.05 million kg/year in loads).  </w:t>
      </w:r>
    </w:p>
    <w:p w14:paraId="2A76F3B4" w14:textId="10F731D7" w:rsidR="0070114D" w:rsidRDefault="00F3452C" w:rsidP="00F3452C">
      <w:pPr>
        <w:autoSpaceDE w:val="0"/>
        <w:autoSpaceDN w:val="0"/>
        <w:adjustRightInd w:val="0"/>
      </w:pPr>
      <w:r w:rsidRPr="009743F4">
        <w:lastRenderedPageBreak/>
        <w:t xml:space="preserve">Trends in TP concentration and loads </w:t>
      </w:r>
      <w:r w:rsidR="00EE393F">
        <w:t>follow</w:t>
      </w:r>
      <w:r w:rsidRPr="009743F4">
        <w:t xml:space="preserve"> a similar pattern to that of OP with a greater variation in TP concentrations in the mid-80s reflected in the wide 90% confidence band (fig 11j). </w:t>
      </w:r>
    </w:p>
    <w:p w14:paraId="57889CA8" w14:textId="77777777" w:rsidR="0070114D" w:rsidRDefault="0070114D" w:rsidP="00F3452C">
      <w:pPr>
        <w:autoSpaceDE w:val="0"/>
        <w:autoSpaceDN w:val="0"/>
        <w:adjustRightInd w:val="0"/>
      </w:pPr>
    </w:p>
    <w:p w14:paraId="603B96A1" w14:textId="4755AA9D" w:rsidR="00F3452C" w:rsidRDefault="00F3452C">
      <w:pPr>
        <w:autoSpaceDE w:val="0"/>
        <w:autoSpaceDN w:val="0"/>
        <w:adjustRightInd w:val="0"/>
        <w:ind w:firstLine="720"/>
      </w:pPr>
      <w:r w:rsidRPr="009743F4">
        <w:t>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5C5A6178" w:rsidR="00F3452C" w:rsidRDefault="00F3452C" w:rsidP="00F3452C">
      <w:pPr>
        <w:rPr>
          <w:highlight w:val="lightGray"/>
        </w:rPr>
      </w:pPr>
      <w:r>
        <w:rPr>
          <w:noProof/>
        </w:rPr>
        <w:lastRenderedPageBreak/>
        <w:drawing>
          <wp:inline distT="0" distB="0" distL="0" distR="0" wp14:anchorId="685B75EA" wp14:editId="17C79031">
            <wp:extent cx="5661965" cy="801518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684204" cy="8046671"/>
                    </a:xfrm>
                    <a:prstGeom prst="rect">
                      <a:avLst/>
                    </a:prstGeom>
                  </pic:spPr>
                </pic:pic>
              </a:graphicData>
            </a:graphic>
          </wp:inline>
        </w:drawing>
      </w:r>
      <w:r>
        <w:rPr>
          <w:noProof/>
        </w:rPr>
        <w:lastRenderedPageBreak/>
        <w:drawing>
          <wp:inline distT="0" distB="0" distL="0" distR="0" wp14:anchorId="5DF356C8" wp14:editId="5B550C39">
            <wp:extent cx="5829300" cy="754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38DBCB4A" w14:textId="77777777" w:rsidR="00860E96" w:rsidRPr="00BD19C5" w:rsidRDefault="00860E96" w:rsidP="00860E96">
      <w:pPr>
        <w:autoSpaceDE w:val="0"/>
        <w:autoSpaceDN w:val="0"/>
        <w:adjustRightInd w:val="0"/>
        <w:rPr>
          <w:i/>
          <w:iCs/>
        </w:rPr>
      </w:pPr>
      <w:r w:rsidRPr="00BD19C5">
        <w:rPr>
          <w:i/>
          <w:iCs/>
        </w:rPr>
        <w:lastRenderedPageBreak/>
        <w:t>Nutrient Ratios</w:t>
      </w:r>
    </w:p>
    <w:p w14:paraId="6312B8DC" w14:textId="77777777" w:rsidR="00860E96" w:rsidRPr="009743F4" w:rsidRDefault="00860E96" w:rsidP="00860E96">
      <w:pPr>
        <w:autoSpaceDE w:val="0"/>
        <w:autoSpaceDN w:val="0"/>
        <w:adjustRightInd w:val="0"/>
      </w:pPr>
    </w:p>
    <w:p w14:paraId="1D60000F" w14:textId="0BD1BE7D" w:rsidR="00CF0BC3" w:rsidRPr="00F7638A" w:rsidRDefault="00CF0BC3" w:rsidP="00E857CB">
      <w:pPr>
        <w:ind w:firstLine="720"/>
        <w:rPr>
          <w:ins w:id="12" w:author="Microsoft Office User" w:date="2019-11-04T08:38:00Z"/>
          <w:color w:val="000000" w:themeColor="text1"/>
          <w:highlight w:val="lightGray"/>
          <w:rPrChange w:id="13" w:author="Microsoft Office User" w:date="2019-11-04T08:38:00Z">
            <w:rPr>
              <w:ins w:id="14" w:author="Microsoft Office User" w:date="2019-11-04T08:38:00Z"/>
              <w:color w:val="FF0000"/>
              <w:highlight w:val="lightGray"/>
            </w:rPr>
          </w:rPrChange>
        </w:rPr>
      </w:pPr>
      <w:bookmarkStart w:id="15" w:name="_Hlk23766499"/>
      <w:ins w:id="16" w:author="Microsoft Office User" w:date="2019-11-04T08:16:00Z">
        <w:r w:rsidRPr="00F7638A">
          <w:rPr>
            <w:color w:val="000000" w:themeColor="text1"/>
            <w:highlight w:val="lightGray"/>
            <w:rPrChange w:id="17" w:author="Microsoft Office User" w:date="2019-11-04T08:38:00Z">
              <w:rPr>
                <w:color w:val="FF0000"/>
                <w:highlight w:val="lightGray"/>
              </w:rPr>
            </w:rPrChange>
          </w:rPr>
          <w:t xml:space="preserve">Ratios of </w:t>
        </w:r>
      </w:ins>
      <w:ins w:id="18" w:author="Microsoft Office User" w:date="2019-11-04T09:53:00Z">
        <w:r w:rsidR="00630639">
          <w:rPr>
            <w:color w:val="000000" w:themeColor="text1"/>
            <w:highlight w:val="lightGray"/>
          </w:rPr>
          <w:t>nitrate to ammonium</w:t>
        </w:r>
      </w:ins>
      <w:ins w:id="19" w:author="Microsoft Office User" w:date="2019-11-04T08:16:00Z">
        <w:r w:rsidRPr="00F7638A">
          <w:rPr>
            <w:color w:val="000000" w:themeColor="text1"/>
            <w:highlight w:val="lightGray"/>
            <w:rPrChange w:id="20" w:author="Microsoft Office User" w:date="2019-11-04T08:38:00Z">
              <w:rPr>
                <w:color w:val="FF0000"/>
                <w:highlight w:val="lightGray"/>
              </w:rPr>
            </w:rPrChange>
          </w:rPr>
          <w:t xml:space="preserve"> have changed over the years at both the Sacramento River at Freeport and San Joaquin River near Vernalis.  </w:t>
        </w:r>
      </w:ins>
      <w:ins w:id="21" w:author="Microsoft Office User" w:date="2019-11-04T08:38:00Z">
        <w:r w:rsidR="00F7638A" w:rsidRPr="00F7638A">
          <w:rPr>
            <w:color w:val="000000" w:themeColor="text1"/>
            <w:highlight w:val="lightGray"/>
            <w:rPrChange w:id="22" w:author="Microsoft Office User" w:date="2019-11-04T08:38:00Z">
              <w:rPr>
                <w:color w:val="FF0000"/>
                <w:highlight w:val="lightGray"/>
              </w:rPr>
            </w:rPrChange>
          </w:rPr>
          <w:t xml:space="preserve">Time series plots for both locations showing molar concentrations and ratios of </w:t>
        </w:r>
      </w:ins>
      <w:ins w:id="23" w:author="Microsoft Office User" w:date="2019-11-04T11:08:00Z">
        <w:r w:rsidR="007A7446">
          <w:rPr>
            <w:color w:val="000000" w:themeColor="text1"/>
            <w:highlight w:val="lightGray"/>
          </w:rPr>
          <w:t>nitrate</w:t>
        </w:r>
      </w:ins>
      <w:ins w:id="24" w:author="Microsoft Office User" w:date="2019-11-04T08:38:00Z">
        <w:r w:rsidR="00F7638A" w:rsidRPr="00F7638A">
          <w:rPr>
            <w:color w:val="000000" w:themeColor="text1"/>
            <w:highlight w:val="lightGray"/>
            <w:rPrChange w:id="25" w:author="Microsoft Office User" w:date="2019-11-04T08:38:00Z">
              <w:rPr>
                <w:color w:val="FF0000"/>
                <w:highlight w:val="lightGray"/>
              </w:rPr>
            </w:rPrChange>
          </w:rPr>
          <w:t xml:space="preserve"> to </w:t>
        </w:r>
      </w:ins>
      <w:ins w:id="26" w:author="Microsoft Office User" w:date="2019-11-04T11:08:00Z">
        <w:r w:rsidR="007A7446">
          <w:rPr>
            <w:color w:val="000000" w:themeColor="text1"/>
            <w:highlight w:val="lightGray"/>
          </w:rPr>
          <w:t>ammonium</w:t>
        </w:r>
      </w:ins>
      <w:ins w:id="27" w:author="Microsoft Office User" w:date="2019-11-04T08:38:00Z">
        <w:r w:rsidR="00F7638A" w:rsidRPr="00F7638A">
          <w:rPr>
            <w:color w:val="000000" w:themeColor="text1"/>
            <w:highlight w:val="lightGray"/>
            <w:rPrChange w:id="28" w:author="Microsoft Office User" w:date="2019-11-04T08:38:00Z">
              <w:rPr>
                <w:color w:val="FF0000"/>
                <w:highlight w:val="lightGray"/>
              </w:rPr>
            </w:rPrChange>
          </w:rPr>
          <w:t xml:space="preserve"> are shown in Figure xx.</w:t>
        </w:r>
      </w:ins>
    </w:p>
    <w:bookmarkEnd w:id="15"/>
    <w:p w14:paraId="4303B64B" w14:textId="00752129" w:rsidR="00F7638A" w:rsidRPr="00F7638A" w:rsidRDefault="00F7638A" w:rsidP="00E857CB">
      <w:pPr>
        <w:ind w:firstLine="720"/>
        <w:rPr>
          <w:ins w:id="29" w:author="Microsoft Office User" w:date="2019-11-04T08:38:00Z"/>
          <w:color w:val="000000" w:themeColor="text1"/>
          <w:highlight w:val="lightGray"/>
          <w:rPrChange w:id="30" w:author="Microsoft Office User" w:date="2019-11-04T08:38:00Z">
            <w:rPr>
              <w:ins w:id="31" w:author="Microsoft Office User" w:date="2019-11-04T08:38:00Z"/>
              <w:color w:val="FF0000"/>
              <w:highlight w:val="lightGray"/>
            </w:rPr>
          </w:rPrChange>
        </w:rPr>
      </w:pPr>
    </w:p>
    <w:p w14:paraId="2885C111" w14:textId="06BDF8EE" w:rsidR="00F7638A" w:rsidRPr="00F7638A" w:rsidRDefault="0092483C" w:rsidP="00E857CB">
      <w:pPr>
        <w:ind w:firstLine="720"/>
        <w:rPr>
          <w:ins w:id="32" w:author="Microsoft Office User" w:date="2019-11-04T08:15:00Z"/>
          <w:color w:val="000000" w:themeColor="text1"/>
          <w:highlight w:val="lightGray"/>
          <w:rPrChange w:id="33" w:author="Microsoft Office User" w:date="2019-11-04T08:38:00Z">
            <w:rPr>
              <w:ins w:id="34" w:author="Microsoft Office User" w:date="2019-11-04T08:15:00Z"/>
              <w:color w:val="FF0000"/>
              <w:highlight w:val="lightGray"/>
            </w:rPr>
          </w:rPrChange>
        </w:rPr>
      </w:pPr>
      <w:ins w:id="35" w:author="Microsoft Office User" w:date="2019-11-04T11:06:00Z">
        <w:r>
          <w:rPr>
            <w:noProof/>
            <w:color w:val="000000" w:themeColor="text1"/>
          </w:rPr>
          <w:drawing>
            <wp:inline distT="0" distB="0" distL="0" distR="0" wp14:anchorId="410386A5" wp14:editId="14B6C2ED">
              <wp:extent cx="5943600" cy="2220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eeport_Vernalis_NO3_NH4_rati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ins>
    </w:p>
    <w:p w14:paraId="1AA1E07A" w14:textId="7975E73D" w:rsidR="00CF0BC3" w:rsidRDefault="00CF0BC3" w:rsidP="00E857CB">
      <w:pPr>
        <w:ind w:firstLine="720"/>
        <w:rPr>
          <w:ins w:id="36" w:author="Microsoft Office User" w:date="2019-11-04T08:39:00Z"/>
          <w:color w:val="000000" w:themeColor="text1"/>
          <w:highlight w:val="lightGray"/>
        </w:rPr>
      </w:pPr>
    </w:p>
    <w:p w14:paraId="3B351894" w14:textId="6124475C" w:rsidR="00F7638A" w:rsidRDefault="00F7638A" w:rsidP="00E857CB">
      <w:pPr>
        <w:ind w:firstLine="720"/>
        <w:rPr>
          <w:ins w:id="37" w:author="Microsoft Office User" w:date="2019-11-04T08:40:00Z"/>
          <w:color w:val="000000" w:themeColor="text1"/>
          <w:highlight w:val="lightGray"/>
        </w:rPr>
      </w:pPr>
      <w:ins w:id="38" w:author="Microsoft Office User" w:date="2019-11-04T08:39:00Z">
        <w:r>
          <w:rPr>
            <w:color w:val="000000" w:themeColor="text1"/>
            <w:highlight w:val="lightGray"/>
          </w:rPr>
          <w:t xml:space="preserve">Figure xx.  Time series plots of </w:t>
        </w:r>
      </w:ins>
      <w:ins w:id="39" w:author="Microsoft Office User" w:date="2019-11-04T11:08:00Z">
        <w:r w:rsidR="007A7446">
          <w:rPr>
            <w:color w:val="000000" w:themeColor="text1"/>
            <w:highlight w:val="lightGray"/>
          </w:rPr>
          <w:t xml:space="preserve">daily </w:t>
        </w:r>
      </w:ins>
      <w:ins w:id="40" w:author="Microsoft Office User" w:date="2019-11-04T11:03:00Z">
        <w:r w:rsidR="004A133F">
          <w:rPr>
            <w:color w:val="000000" w:themeColor="text1"/>
            <w:highlight w:val="lightGray"/>
          </w:rPr>
          <w:t>nitrate</w:t>
        </w:r>
      </w:ins>
      <w:ins w:id="41" w:author="Microsoft Office User" w:date="2019-11-04T08:39:00Z">
        <w:r>
          <w:rPr>
            <w:color w:val="000000" w:themeColor="text1"/>
            <w:highlight w:val="lightGray"/>
          </w:rPr>
          <w:t xml:space="preserve"> to </w:t>
        </w:r>
      </w:ins>
      <w:ins w:id="42" w:author="Microsoft Office User" w:date="2019-11-04T11:03:00Z">
        <w:r w:rsidR="004A133F">
          <w:rPr>
            <w:color w:val="000000" w:themeColor="text1"/>
            <w:highlight w:val="lightGray"/>
          </w:rPr>
          <w:t>ammonium</w:t>
        </w:r>
      </w:ins>
      <w:ins w:id="43" w:author="Microsoft Office User" w:date="2019-11-04T08:39:00Z">
        <w:r>
          <w:rPr>
            <w:color w:val="000000" w:themeColor="text1"/>
            <w:highlight w:val="lightGray"/>
          </w:rPr>
          <w:t xml:space="preserve"> ratios and molar concentrations of </w:t>
        </w:r>
      </w:ins>
      <w:ins w:id="44" w:author="Microsoft Office User" w:date="2019-11-04T11:06:00Z">
        <w:r w:rsidR="0092483C">
          <w:rPr>
            <w:color w:val="000000" w:themeColor="text1"/>
            <w:highlight w:val="lightGray"/>
          </w:rPr>
          <w:t>nitrate</w:t>
        </w:r>
      </w:ins>
      <w:ins w:id="45" w:author="Microsoft Office User" w:date="2019-11-04T08:39:00Z">
        <w:r>
          <w:rPr>
            <w:color w:val="000000" w:themeColor="text1"/>
            <w:highlight w:val="lightGray"/>
          </w:rPr>
          <w:t xml:space="preserve"> and </w:t>
        </w:r>
      </w:ins>
      <w:ins w:id="46" w:author="Microsoft Office User" w:date="2019-11-04T11:06:00Z">
        <w:r w:rsidR="0092483C">
          <w:rPr>
            <w:color w:val="000000" w:themeColor="text1"/>
            <w:highlight w:val="lightGray"/>
          </w:rPr>
          <w:t>ammonium</w:t>
        </w:r>
      </w:ins>
      <w:ins w:id="47" w:author="Microsoft Office User" w:date="2019-11-04T08:39:00Z">
        <w:r>
          <w:rPr>
            <w:color w:val="000000" w:themeColor="text1"/>
            <w:highlight w:val="lightGray"/>
          </w:rPr>
          <w:t xml:space="preserve"> for the Sacramento River at Freeport and San Joaquin Rive</w:t>
        </w:r>
      </w:ins>
      <w:ins w:id="48" w:author="Microsoft Office User" w:date="2019-11-04T08:40:00Z">
        <w:r>
          <w:rPr>
            <w:color w:val="000000" w:themeColor="text1"/>
            <w:highlight w:val="lightGray"/>
          </w:rPr>
          <w:t>r near Vernalis sites.</w:t>
        </w:r>
      </w:ins>
    </w:p>
    <w:p w14:paraId="28F9E7FD" w14:textId="16459D5E" w:rsidR="00F7638A" w:rsidRDefault="00F7638A" w:rsidP="00E857CB">
      <w:pPr>
        <w:ind w:firstLine="720"/>
        <w:rPr>
          <w:ins w:id="49" w:author="Microsoft Office User" w:date="2019-11-04T08:40:00Z"/>
          <w:color w:val="000000" w:themeColor="text1"/>
          <w:highlight w:val="lightGray"/>
        </w:rPr>
      </w:pPr>
    </w:p>
    <w:p w14:paraId="07B2EB6E" w14:textId="382702B2" w:rsidR="00F7638A" w:rsidRDefault="0006358E" w:rsidP="00E857CB">
      <w:pPr>
        <w:ind w:firstLine="720"/>
        <w:rPr>
          <w:ins w:id="50" w:author="Microsoft Office User" w:date="2019-11-04T08:39:00Z"/>
          <w:color w:val="000000" w:themeColor="text1"/>
          <w:highlight w:val="lightGray"/>
        </w:rPr>
      </w:pPr>
      <w:bookmarkStart w:id="51" w:name="_Hlk23768086"/>
      <w:ins w:id="52" w:author="Microsoft Office User" w:date="2019-11-04T08:42:00Z">
        <w:r>
          <w:rPr>
            <w:color w:val="000000" w:themeColor="text1"/>
            <w:highlight w:val="lightGray"/>
          </w:rPr>
          <w:t>Nitrogen ratios differ at these</w:t>
        </w:r>
      </w:ins>
      <w:ins w:id="53" w:author="Microsoft Office User" w:date="2019-11-04T11:40:00Z">
        <w:r w:rsidR="00E21C9B">
          <w:rPr>
            <w:color w:val="000000" w:themeColor="text1"/>
            <w:highlight w:val="lightGray"/>
          </w:rPr>
          <w:t xml:space="preserve"> two</w:t>
        </w:r>
      </w:ins>
      <w:ins w:id="54" w:author="Microsoft Office User" w:date="2019-11-04T08:42:00Z">
        <w:r>
          <w:rPr>
            <w:color w:val="000000" w:themeColor="text1"/>
            <w:highlight w:val="lightGray"/>
          </w:rPr>
          <w:t xml:space="preserve"> locations.  </w:t>
        </w:r>
      </w:ins>
      <w:ins w:id="55" w:author="Microsoft Office User" w:date="2019-11-04T11:07:00Z">
        <w:r w:rsidR="006C7F2F">
          <w:rPr>
            <w:color w:val="000000" w:themeColor="text1"/>
            <w:highlight w:val="lightGray"/>
          </w:rPr>
          <w:t>Both locations show increasing ratios of nitrate to ammonium</w:t>
        </w:r>
      </w:ins>
      <w:ins w:id="56" w:author="Microsoft Office User" w:date="2019-11-04T11:26:00Z">
        <w:r w:rsidR="008E0095">
          <w:rPr>
            <w:color w:val="000000" w:themeColor="text1"/>
            <w:highlight w:val="lightGray"/>
          </w:rPr>
          <w:t>, an</w:t>
        </w:r>
      </w:ins>
      <w:ins w:id="57" w:author="Microsoft Office User" w:date="2019-11-04T11:27:00Z">
        <w:r w:rsidR="008E0095">
          <w:rPr>
            <w:color w:val="000000" w:themeColor="text1"/>
            <w:highlight w:val="lightGray"/>
          </w:rPr>
          <w:t>d decreasing concentrations of ammonium,</w:t>
        </w:r>
      </w:ins>
      <w:ins w:id="58" w:author="Microsoft Office User" w:date="2019-11-04T11:07:00Z">
        <w:r w:rsidR="006C7F2F">
          <w:rPr>
            <w:color w:val="000000" w:themeColor="text1"/>
            <w:highlight w:val="lightGray"/>
          </w:rPr>
          <w:t xml:space="preserve"> for the period of record and the current</w:t>
        </w:r>
      </w:ins>
      <w:ins w:id="59" w:author="Microsoft Office User" w:date="2019-11-04T11:40:00Z">
        <w:r w:rsidR="00C75860">
          <w:rPr>
            <w:color w:val="000000" w:themeColor="text1"/>
            <w:highlight w:val="lightGray"/>
          </w:rPr>
          <w:t xml:space="preserve"> nitrate to ammonium</w:t>
        </w:r>
      </w:ins>
      <w:ins w:id="60" w:author="Microsoft Office User" w:date="2019-11-04T11:07:00Z">
        <w:r w:rsidR="006C7F2F">
          <w:rPr>
            <w:color w:val="000000" w:themeColor="text1"/>
            <w:highlight w:val="lightGray"/>
          </w:rPr>
          <w:t xml:space="preserve"> ratios are much higher at the San Joaquin River at Vernalis due to higher concentrations of nitrate in the water. </w:t>
        </w:r>
      </w:ins>
      <w:ins w:id="61" w:author="Microsoft Office User" w:date="2019-11-04T11:09:00Z">
        <w:r w:rsidR="00C54931">
          <w:rPr>
            <w:color w:val="000000" w:themeColor="text1"/>
            <w:highlight w:val="lightGray"/>
          </w:rPr>
          <w:t xml:space="preserve"> </w:t>
        </w:r>
      </w:ins>
      <w:ins w:id="62" w:author="Microsoft Office User" w:date="2019-11-04T11:25:00Z">
        <w:r w:rsidR="008E0095">
          <w:rPr>
            <w:color w:val="000000" w:themeColor="text1"/>
            <w:highlight w:val="lightGray"/>
          </w:rPr>
          <w:t xml:space="preserve">The median amount of ammonium relative to nitrate at the Sacramento River site was </w:t>
        </w:r>
      </w:ins>
      <w:ins w:id="63" w:author="Microsoft Office User" w:date="2019-11-04T11:26:00Z">
        <w:r w:rsidR="008E0095">
          <w:rPr>
            <w:color w:val="000000" w:themeColor="text1"/>
            <w:highlight w:val="lightGray"/>
          </w:rPr>
          <w:t>19%</w:t>
        </w:r>
      </w:ins>
      <w:ins w:id="64" w:author="Microsoft Office User" w:date="2019-11-04T11:40:00Z">
        <w:r w:rsidR="00C75860">
          <w:rPr>
            <w:color w:val="000000" w:themeColor="text1"/>
            <w:highlight w:val="lightGray"/>
          </w:rPr>
          <w:t xml:space="preserve"> for the period of record</w:t>
        </w:r>
      </w:ins>
      <w:ins w:id="65" w:author="Microsoft Office User" w:date="2019-11-04T11:26:00Z">
        <w:r w:rsidR="008E0095">
          <w:rPr>
            <w:color w:val="000000" w:themeColor="text1"/>
            <w:highlight w:val="lightGray"/>
          </w:rPr>
          <w:t>, but current amounts (2019) are between 6 to 7 %.</w:t>
        </w:r>
      </w:ins>
      <w:ins w:id="66" w:author="Microsoft Office User" w:date="2019-11-04T11:35:00Z">
        <w:r w:rsidR="0092639D">
          <w:rPr>
            <w:color w:val="000000" w:themeColor="text1"/>
            <w:highlight w:val="lightGray"/>
          </w:rPr>
          <w:t xml:space="preserve">  In contrast the </w:t>
        </w:r>
      </w:ins>
      <w:ins w:id="67" w:author="Microsoft Office User" w:date="2019-11-04T11:41:00Z">
        <w:r w:rsidR="00C75860">
          <w:rPr>
            <w:color w:val="000000" w:themeColor="text1"/>
            <w:highlight w:val="lightGray"/>
          </w:rPr>
          <w:t xml:space="preserve">current </w:t>
        </w:r>
      </w:ins>
      <w:ins w:id="68" w:author="Microsoft Office User" w:date="2019-11-04T11:35:00Z">
        <w:r w:rsidR="0092639D">
          <w:rPr>
            <w:color w:val="000000" w:themeColor="text1"/>
            <w:highlight w:val="lightGray"/>
          </w:rPr>
          <w:t>relative amount of ammonium to nitrate (2019) in the San Joaquin River is between 3 to 4%.</w:t>
        </w:r>
      </w:ins>
    </w:p>
    <w:p w14:paraId="4212E630" w14:textId="77777777" w:rsidR="00F7638A" w:rsidRPr="00F7638A" w:rsidRDefault="00F7638A" w:rsidP="00E857CB">
      <w:pPr>
        <w:ind w:firstLine="720"/>
        <w:rPr>
          <w:ins w:id="69" w:author="Microsoft Office User" w:date="2019-11-04T08:15:00Z"/>
          <w:color w:val="000000" w:themeColor="text1"/>
          <w:highlight w:val="lightGray"/>
          <w:rPrChange w:id="70" w:author="Microsoft Office User" w:date="2019-11-04T08:38:00Z">
            <w:rPr>
              <w:ins w:id="71" w:author="Microsoft Office User" w:date="2019-11-04T08:15:00Z"/>
              <w:color w:val="FF0000"/>
              <w:highlight w:val="lightGray"/>
            </w:rPr>
          </w:rPrChange>
        </w:rPr>
      </w:pPr>
    </w:p>
    <w:bookmarkEnd w:id="51"/>
    <w:p w14:paraId="6768C1B3" w14:textId="06EF0510" w:rsidR="00860E96" w:rsidRPr="00F7638A" w:rsidRDefault="00D142A2" w:rsidP="00E857CB">
      <w:pPr>
        <w:ind w:firstLine="720"/>
        <w:rPr>
          <w:color w:val="000000" w:themeColor="text1"/>
          <w:highlight w:val="lightGray"/>
          <w:rPrChange w:id="72" w:author="Microsoft Office User" w:date="2019-11-04T08:38:00Z">
            <w:rPr>
              <w:highlight w:val="lightGray"/>
            </w:rPr>
          </w:rPrChange>
        </w:rPr>
      </w:pPr>
      <w:r w:rsidRPr="00F7638A">
        <w:rPr>
          <w:color w:val="000000" w:themeColor="text1"/>
          <w:highlight w:val="lightGray"/>
          <w:rPrChange w:id="73" w:author="Microsoft Office User" w:date="2019-11-04T08:38:00Z">
            <w:rPr>
              <w:color w:val="FF0000"/>
              <w:highlight w:val="lightGray"/>
            </w:rPr>
          </w:rPrChange>
        </w:rPr>
        <w:t>Ratios of bioavailable nutrients have long been suggested as determining wh</w:t>
      </w:r>
      <w:r w:rsidR="00A36EE0" w:rsidRPr="00F7638A">
        <w:rPr>
          <w:color w:val="000000" w:themeColor="text1"/>
          <w:highlight w:val="lightGray"/>
          <w:rPrChange w:id="74" w:author="Microsoft Office User" w:date="2019-11-04T08:38:00Z">
            <w:rPr>
              <w:color w:val="FF0000"/>
              <w:highlight w:val="lightGray"/>
            </w:rPr>
          </w:rPrChange>
        </w:rPr>
        <w:t>ich</w:t>
      </w:r>
      <w:r w:rsidRPr="00F7638A">
        <w:rPr>
          <w:color w:val="000000" w:themeColor="text1"/>
          <w:highlight w:val="lightGray"/>
          <w:rPrChange w:id="75" w:author="Microsoft Office User" w:date="2019-11-04T08:38:00Z">
            <w:rPr>
              <w:color w:val="FF0000"/>
              <w:highlight w:val="lightGray"/>
            </w:rPr>
          </w:rPrChange>
        </w:rPr>
        <w:t xml:space="preserve"> nutrient limits primary productivity </w:t>
      </w:r>
      <w:r w:rsidR="00FA123C" w:rsidRPr="00F7638A">
        <w:rPr>
          <w:color w:val="000000" w:themeColor="text1"/>
          <w:highlight w:val="lightGray"/>
          <w:rPrChange w:id="76" w:author="Microsoft Office User" w:date="2019-11-04T08:38:00Z">
            <w:rPr>
              <w:color w:val="FF0000"/>
              <w:highlight w:val="lightGray"/>
            </w:rPr>
          </w:rPrChange>
        </w:rPr>
        <w:t xml:space="preserve">in aquatic ecosystems (Redfield, 1958).  </w:t>
      </w:r>
      <w:r w:rsidR="00A077A8" w:rsidRPr="00F7638A">
        <w:rPr>
          <w:color w:val="000000" w:themeColor="text1"/>
          <w:highlight w:val="lightGray"/>
          <w:rPrChange w:id="77" w:author="Microsoft Office User" w:date="2019-11-04T08:38:00Z">
            <w:rPr>
              <w:color w:val="FF0000"/>
              <w:highlight w:val="lightGray"/>
            </w:rPr>
          </w:rPrChange>
        </w:rPr>
        <w:t xml:space="preserve">For marine ecosystems, it was suggested that an optimum ratio of bioavailable nitrogen to phosphorus in water is 16 moles of </w:t>
      </w:r>
      <w:r w:rsidR="00A36EE0" w:rsidRPr="00F7638A">
        <w:rPr>
          <w:color w:val="000000" w:themeColor="text1"/>
          <w:highlight w:val="lightGray"/>
          <w:rPrChange w:id="78" w:author="Microsoft Office User" w:date="2019-11-04T08:38:00Z">
            <w:rPr>
              <w:color w:val="FF0000"/>
              <w:highlight w:val="lightGray"/>
            </w:rPr>
          </w:rPrChange>
        </w:rPr>
        <w:t xml:space="preserve">dissolved </w:t>
      </w:r>
      <w:r w:rsidR="00A077A8" w:rsidRPr="00F7638A">
        <w:rPr>
          <w:color w:val="000000" w:themeColor="text1"/>
          <w:highlight w:val="lightGray"/>
          <w:rPrChange w:id="79" w:author="Microsoft Office User" w:date="2019-11-04T08:38:00Z">
            <w:rPr>
              <w:color w:val="FF0000"/>
              <w:highlight w:val="lightGray"/>
            </w:rPr>
          </w:rPrChange>
        </w:rPr>
        <w:t xml:space="preserve">inorganic N to one mole of </w:t>
      </w:r>
      <w:r w:rsidR="00A36EE0" w:rsidRPr="00F7638A">
        <w:rPr>
          <w:color w:val="000000" w:themeColor="text1"/>
          <w:highlight w:val="lightGray"/>
          <w:rPrChange w:id="80" w:author="Microsoft Office User" w:date="2019-11-04T08:38:00Z">
            <w:rPr>
              <w:color w:val="FF0000"/>
              <w:highlight w:val="lightGray"/>
            </w:rPr>
          </w:rPrChange>
        </w:rPr>
        <w:t xml:space="preserve">dissolved </w:t>
      </w:r>
      <w:r w:rsidR="00A077A8" w:rsidRPr="00F7638A">
        <w:rPr>
          <w:color w:val="000000" w:themeColor="text1"/>
          <w:highlight w:val="lightGray"/>
          <w:rPrChange w:id="81" w:author="Microsoft Office User" w:date="2019-11-04T08:38:00Z">
            <w:rPr>
              <w:color w:val="FF0000"/>
              <w:highlight w:val="lightGray"/>
            </w:rPr>
          </w:rPrChange>
        </w:rPr>
        <w:t>inorganic phosphorus (</w:t>
      </w:r>
      <w:proofErr w:type="spellStart"/>
      <w:r w:rsidR="00A077A8" w:rsidRPr="00F7638A">
        <w:rPr>
          <w:color w:val="000000" w:themeColor="text1"/>
          <w:highlight w:val="lightGray"/>
          <w:rPrChange w:id="82" w:author="Microsoft Office User" w:date="2019-11-04T08:38:00Z">
            <w:rPr>
              <w:color w:val="FF0000"/>
              <w:highlight w:val="lightGray"/>
            </w:rPr>
          </w:rPrChange>
        </w:rPr>
        <w:t>Refield</w:t>
      </w:r>
      <w:proofErr w:type="spellEnd"/>
      <w:r w:rsidR="00A077A8" w:rsidRPr="00F7638A">
        <w:rPr>
          <w:color w:val="000000" w:themeColor="text1"/>
          <w:highlight w:val="lightGray"/>
          <w:rPrChange w:id="83" w:author="Microsoft Office User" w:date="2019-11-04T08:38:00Z">
            <w:rPr>
              <w:color w:val="FF0000"/>
              <w:highlight w:val="lightGray"/>
            </w:rPr>
          </w:rPrChange>
        </w:rPr>
        <w:t xml:space="preserve">, 1958).  </w:t>
      </w:r>
      <w:r w:rsidR="001672C8" w:rsidRPr="00F7638A">
        <w:rPr>
          <w:color w:val="000000" w:themeColor="text1"/>
          <w:highlight w:val="lightGray"/>
          <w:rPrChange w:id="84" w:author="Microsoft Office User" w:date="2019-11-04T08:38:00Z">
            <w:rPr>
              <w:color w:val="FF0000"/>
              <w:highlight w:val="lightGray"/>
            </w:rPr>
          </w:rPrChange>
        </w:rPr>
        <w:t>Water with a ratio</w:t>
      </w:r>
      <w:r w:rsidR="00C4381F" w:rsidRPr="00F7638A">
        <w:rPr>
          <w:color w:val="000000" w:themeColor="text1"/>
          <w:highlight w:val="lightGray"/>
          <w:rPrChange w:id="85" w:author="Microsoft Office User" w:date="2019-11-04T08:38:00Z">
            <w:rPr>
              <w:color w:val="FF0000"/>
              <w:highlight w:val="lightGray"/>
            </w:rPr>
          </w:rPrChange>
        </w:rPr>
        <w:t xml:space="preserve"> of less than 16 to one</w:t>
      </w:r>
      <w:r w:rsidR="001672C8" w:rsidRPr="00F7638A">
        <w:rPr>
          <w:color w:val="000000" w:themeColor="text1"/>
          <w:highlight w:val="lightGray"/>
          <w:rPrChange w:id="86" w:author="Microsoft Office User" w:date="2019-11-04T08:38:00Z">
            <w:rPr>
              <w:color w:val="FF0000"/>
              <w:highlight w:val="lightGray"/>
            </w:rPr>
          </w:rPrChange>
        </w:rPr>
        <w:t xml:space="preserve"> are thought to</w:t>
      </w:r>
      <w:bookmarkStart w:id="87" w:name="_GoBack"/>
      <w:bookmarkEnd w:id="87"/>
      <w:r w:rsidR="001672C8" w:rsidRPr="00F7638A">
        <w:rPr>
          <w:color w:val="000000" w:themeColor="text1"/>
          <w:highlight w:val="lightGray"/>
          <w:rPrChange w:id="88" w:author="Microsoft Office User" w:date="2019-11-04T08:38:00Z">
            <w:rPr>
              <w:color w:val="FF0000"/>
              <w:highlight w:val="lightGray"/>
            </w:rPr>
          </w:rPrChange>
        </w:rPr>
        <w:t xml:space="preserve"> be nitrogen limited, while water with a higher ratio are thought to be phosphorus limited. </w:t>
      </w:r>
      <w:r w:rsidR="00A077A8" w:rsidRPr="00F7638A">
        <w:rPr>
          <w:color w:val="000000" w:themeColor="text1"/>
          <w:highlight w:val="lightGray"/>
          <w:rPrChange w:id="89" w:author="Microsoft Office User" w:date="2019-11-04T08:38:00Z">
            <w:rPr>
              <w:color w:val="FF0000"/>
              <w:highlight w:val="lightGray"/>
            </w:rPr>
          </w:rPrChange>
        </w:rPr>
        <w:t xml:space="preserve">This was based on the nutrient stoichiometry of </w:t>
      </w:r>
      <w:r w:rsidR="001672C8" w:rsidRPr="00F7638A">
        <w:rPr>
          <w:color w:val="000000" w:themeColor="text1"/>
          <w:highlight w:val="lightGray"/>
          <w:rPrChange w:id="90" w:author="Microsoft Office User" w:date="2019-11-04T08:38:00Z">
            <w:rPr>
              <w:color w:val="FF0000"/>
              <w:highlight w:val="lightGray"/>
            </w:rPr>
          </w:rPrChange>
        </w:rPr>
        <w:t xml:space="preserve">marine </w:t>
      </w:r>
      <w:r w:rsidR="00A077A8" w:rsidRPr="00F7638A">
        <w:rPr>
          <w:color w:val="000000" w:themeColor="text1"/>
          <w:highlight w:val="lightGray"/>
          <w:rPrChange w:id="91" w:author="Microsoft Office User" w:date="2019-11-04T08:38:00Z">
            <w:rPr>
              <w:color w:val="FF0000"/>
              <w:highlight w:val="lightGray"/>
            </w:rPr>
          </w:rPrChange>
        </w:rPr>
        <w:t xml:space="preserve">phytoplankton.  </w:t>
      </w:r>
      <w:r w:rsidR="001672C8" w:rsidRPr="00F7638A">
        <w:rPr>
          <w:color w:val="000000" w:themeColor="text1"/>
          <w:highlight w:val="lightGray"/>
          <w:rPrChange w:id="92" w:author="Microsoft Office User" w:date="2019-11-04T08:38:00Z">
            <w:rPr>
              <w:color w:val="FF0000"/>
              <w:highlight w:val="lightGray"/>
            </w:rPr>
          </w:rPrChange>
        </w:rPr>
        <w:t xml:space="preserve">Although this ratio may </w:t>
      </w:r>
      <w:r w:rsidR="006F4A15" w:rsidRPr="00F7638A">
        <w:rPr>
          <w:color w:val="000000" w:themeColor="text1"/>
          <w:highlight w:val="lightGray"/>
          <w:rPrChange w:id="93" w:author="Microsoft Office User" w:date="2019-11-04T08:38:00Z">
            <w:rPr>
              <w:color w:val="FF0000"/>
              <w:highlight w:val="lightGray"/>
            </w:rPr>
          </w:rPrChange>
        </w:rPr>
        <w:t>be appropriate to determine nutrient limitation in marine aquatic ecosystems, it has been suggested that freshwater systems have a higher ratio of 24:1 (</w:t>
      </w:r>
      <w:proofErr w:type="spellStart"/>
      <w:r w:rsidR="006F4A15" w:rsidRPr="00F7638A">
        <w:rPr>
          <w:color w:val="000000" w:themeColor="text1"/>
          <w:rPrChange w:id="94" w:author="Microsoft Office User" w:date="2019-11-04T08:38:00Z">
            <w:rPr>
              <w:color w:val="FF0000"/>
            </w:rPr>
          </w:rPrChange>
        </w:rPr>
        <w:t>Maranger</w:t>
      </w:r>
      <w:proofErr w:type="spellEnd"/>
      <w:r w:rsidR="006F4A15" w:rsidRPr="00F7638A">
        <w:rPr>
          <w:color w:val="000000" w:themeColor="text1"/>
          <w:rPrChange w:id="95" w:author="Microsoft Office User" w:date="2019-11-04T08:38:00Z">
            <w:rPr>
              <w:color w:val="FF0000"/>
            </w:rPr>
          </w:rPrChange>
        </w:rPr>
        <w:t xml:space="preserve"> et al., 2011). </w:t>
      </w:r>
      <w:r w:rsidR="00B47249" w:rsidRPr="00F7638A">
        <w:rPr>
          <w:color w:val="000000" w:themeColor="text1"/>
          <w:rPrChange w:id="96" w:author="Microsoft Office User" w:date="2019-11-04T08:38:00Z">
            <w:rPr>
              <w:color w:val="FF0000"/>
            </w:rPr>
          </w:rPrChange>
        </w:rPr>
        <w:t xml:space="preserve">As the wastewater treatment plant upgrades come online, the ratio of bioavailable nutrients </w:t>
      </w:r>
      <w:r w:rsidR="00124644" w:rsidRPr="00F7638A">
        <w:rPr>
          <w:color w:val="000000" w:themeColor="text1"/>
          <w:rPrChange w:id="97" w:author="Microsoft Office User" w:date="2019-11-04T08:38:00Z">
            <w:rPr>
              <w:color w:val="FF0000"/>
            </w:rPr>
          </w:rPrChange>
        </w:rPr>
        <w:t>in</w:t>
      </w:r>
      <w:r w:rsidR="00B47249" w:rsidRPr="00F7638A">
        <w:rPr>
          <w:color w:val="000000" w:themeColor="text1"/>
          <w:rPrChange w:id="98" w:author="Microsoft Office User" w:date="2019-11-04T08:38:00Z">
            <w:rPr>
              <w:color w:val="FF0000"/>
            </w:rPr>
          </w:rPrChange>
        </w:rPr>
        <w:t xml:space="preserve"> the Delta will change</w:t>
      </w:r>
      <w:r w:rsidR="00124644" w:rsidRPr="00F7638A">
        <w:rPr>
          <w:color w:val="000000" w:themeColor="text1"/>
          <w:rPrChange w:id="99" w:author="Microsoft Office User" w:date="2019-11-04T08:38:00Z">
            <w:rPr>
              <w:color w:val="FF0000"/>
            </w:rPr>
          </w:rPrChange>
        </w:rPr>
        <w:t xml:space="preserve"> because of the drop in ammonium and nitrate loads</w:t>
      </w:r>
      <w:r w:rsidR="00B47249" w:rsidRPr="00F7638A">
        <w:rPr>
          <w:color w:val="000000" w:themeColor="text1"/>
          <w:rPrChange w:id="100" w:author="Microsoft Office User" w:date="2019-11-04T08:38:00Z">
            <w:rPr>
              <w:color w:val="FF0000"/>
            </w:rPr>
          </w:rPrChange>
        </w:rPr>
        <w:t xml:space="preserve">.  The ratios determined just upstream in the Sacramento River at Freeport site provide a good indication of what to expect. Molar ratios of daily inorganic nitrogen (ammonium plus nitrate) to orthophosphate are shown in figure </w:t>
      </w:r>
      <w:r w:rsidR="007F103C" w:rsidRPr="00F7638A">
        <w:rPr>
          <w:color w:val="000000" w:themeColor="text1"/>
          <w:rPrChange w:id="101" w:author="Microsoft Office User" w:date="2019-11-04T08:38:00Z">
            <w:rPr>
              <w:color w:val="FF0000"/>
            </w:rPr>
          </w:rPrChange>
        </w:rPr>
        <w:t xml:space="preserve">xx.  </w:t>
      </w:r>
      <w:r w:rsidR="00C4381F" w:rsidRPr="00F7638A">
        <w:rPr>
          <w:color w:val="000000" w:themeColor="text1"/>
          <w:rPrChange w:id="102" w:author="Microsoft Office User" w:date="2019-11-04T08:38:00Z">
            <w:rPr>
              <w:color w:val="FF0000"/>
            </w:rPr>
          </w:rPrChange>
        </w:rPr>
        <w:lastRenderedPageBreak/>
        <w:t>The ratios differ at the Sacramento River and San Joaquin River sites.  Nitrate, in particular, is much higher in the San Joaquin River relative to the Sacramento. The plots show an annual cycle of ratios which are better seen as monthly boxplots in figure xx.  The Sacramento River at Freeport site has a molar ratio that</w:t>
      </w:r>
      <w:r w:rsidR="00124644" w:rsidRPr="00F7638A">
        <w:rPr>
          <w:color w:val="000000" w:themeColor="text1"/>
          <w:rPrChange w:id="103" w:author="Microsoft Office User" w:date="2019-11-04T08:38:00Z">
            <w:rPr>
              <w:color w:val="FF0000"/>
            </w:rPr>
          </w:rPrChange>
        </w:rPr>
        <w:t xml:space="preserve"> is</w:t>
      </w:r>
      <w:r w:rsidR="00C4381F" w:rsidRPr="00F7638A">
        <w:rPr>
          <w:color w:val="000000" w:themeColor="text1"/>
          <w:rPrChange w:id="104" w:author="Microsoft Office User" w:date="2019-11-04T08:38:00Z">
            <w:rPr>
              <w:color w:val="FF0000"/>
            </w:rPr>
          </w:rPrChange>
        </w:rPr>
        <w:t xml:space="preserve"> mostly less than the ratio of 24:1 suggested by </w:t>
      </w:r>
      <w:proofErr w:type="spellStart"/>
      <w:r w:rsidR="00C4381F" w:rsidRPr="00F7638A">
        <w:rPr>
          <w:color w:val="000000" w:themeColor="text1"/>
          <w:rPrChange w:id="105" w:author="Microsoft Office User" w:date="2019-11-04T08:38:00Z">
            <w:rPr>
              <w:color w:val="FF0000"/>
            </w:rPr>
          </w:rPrChange>
        </w:rPr>
        <w:t>Maranger</w:t>
      </w:r>
      <w:proofErr w:type="spellEnd"/>
      <w:r w:rsidR="00C4381F" w:rsidRPr="00F7638A">
        <w:rPr>
          <w:color w:val="000000" w:themeColor="text1"/>
          <w:rPrChange w:id="106" w:author="Microsoft Office User" w:date="2019-11-04T08:38:00Z">
            <w:rPr>
              <w:color w:val="FF0000"/>
            </w:rPr>
          </w:rPrChange>
        </w:rPr>
        <w:t xml:space="preserve"> et al., 2011 and drops below 10 during the growing season indicating a nitrogen limited water entering the Delta.  In contrast, the San Joaquin River has generally higher</w:t>
      </w:r>
      <w:r w:rsidR="00FF5E7B" w:rsidRPr="00F7638A">
        <w:rPr>
          <w:color w:val="000000" w:themeColor="text1"/>
          <w:rPrChange w:id="107" w:author="Microsoft Office User" w:date="2019-11-04T08:38:00Z">
            <w:rPr>
              <w:color w:val="FF0000"/>
            </w:rPr>
          </w:rPrChange>
        </w:rPr>
        <w:t xml:space="preserve"> molar</w:t>
      </w:r>
      <w:r w:rsidR="00C4381F" w:rsidRPr="00F7638A">
        <w:rPr>
          <w:color w:val="000000" w:themeColor="text1"/>
          <w:rPrChange w:id="108" w:author="Microsoft Office User" w:date="2019-11-04T08:38:00Z">
            <w:rPr>
              <w:color w:val="FF0000"/>
            </w:rPr>
          </w:rPrChange>
        </w:rPr>
        <w:t xml:space="preserve"> ratios of nitrogen to phosphorus</w:t>
      </w:r>
      <w:r w:rsidR="00FF5E7B" w:rsidRPr="00F7638A">
        <w:rPr>
          <w:color w:val="000000" w:themeColor="text1"/>
          <w:rPrChange w:id="109" w:author="Microsoft Office User" w:date="2019-11-04T08:38:00Z">
            <w:rPr>
              <w:color w:val="FF0000"/>
            </w:rPr>
          </w:rPrChange>
        </w:rPr>
        <w:t xml:space="preserve"> with more variability</w:t>
      </w:r>
      <w:r w:rsidR="00C4381F" w:rsidRPr="00F7638A">
        <w:rPr>
          <w:color w:val="000000" w:themeColor="text1"/>
          <w:rPrChange w:id="110" w:author="Microsoft Office User" w:date="2019-11-04T08:38:00Z">
            <w:rPr>
              <w:color w:val="FF0000"/>
            </w:rPr>
          </w:rPrChange>
        </w:rPr>
        <w:t>, indicating a general condition of phosphorus limitation</w:t>
      </w:r>
      <w:r w:rsidR="00E81CB8" w:rsidRPr="00F7638A">
        <w:rPr>
          <w:color w:val="000000" w:themeColor="text1"/>
          <w:rPrChange w:id="111" w:author="Microsoft Office User" w:date="2019-11-04T08:38:00Z">
            <w:rPr>
              <w:color w:val="FF0000"/>
            </w:rPr>
          </w:rPrChange>
        </w:rPr>
        <w:t xml:space="preserve">, </w:t>
      </w:r>
      <w:r w:rsidR="00FF5E7B" w:rsidRPr="00F7638A">
        <w:rPr>
          <w:color w:val="000000" w:themeColor="text1"/>
          <w:rPrChange w:id="112" w:author="Microsoft Office User" w:date="2019-11-04T08:38:00Z">
            <w:rPr>
              <w:color w:val="FF0000"/>
            </w:rPr>
          </w:rPrChange>
        </w:rPr>
        <w:t>with</w:t>
      </w:r>
      <w:r w:rsidR="00E81CB8" w:rsidRPr="00F7638A">
        <w:rPr>
          <w:color w:val="000000" w:themeColor="text1"/>
          <w:rPrChange w:id="113" w:author="Microsoft Office User" w:date="2019-11-04T08:38:00Z">
            <w:rPr>
              <w:color w:val="FF0000"/>
            </w:rPr>
          </w:rPrChange>
        </w:rPr>
        <w:t xml:space="preserve"> ratios that increase during the growing season, possibly due to runoff of nitrate rich water</w:t>
      </w:r>
      <w:r w:rsidR="00124644" w:rsidRPr="00F7638A">
        <w:rPr>
          <w:color w:val="000000" w:themeColor="text1"/>
          <w:rPrChange w:id="114" w:author="Microsoft Office User" w:date="2019-11-04T08:38:00Z">
            <w:rPr>
              <w:color w:val="FF0000"/>
            </w:rPr>
          </w:rPrChange>
        </w:rPr>
        <w:t xml:space="preserve"> from the agricultural San Joaquin Valley</w:t>
      </w:r>
      <w:r w:rsidR="00E81CB8" w:rsidRPr="00F7638A">
        <w:rPr>
          <w:color w:val="000000" w:themeColor="text1"/>
          <w:rPrChange w:id="115" w:author="Microsoft Office User" w:date="2019-11-04T08:38:00Z">
            <w:rPr>
              <w:color w:val="FF0000"/>
            </w:rPr>
          </w:rPrChange>
        </w:rPr>
        <w:t xml:space="preserve">.  </w:t>
      </w:r>
      <w:r w:rsidR="005F53EB" w:rsidRPr="00F7638A">
        <w:rPr>
          <w:color w:val="000000" w:themeColor="text1"/>
          <w:rPrChange w:id="116" w:author="Microsoft Office User" w:date="2019-11-04T08:38:00Z">
            <w:rPr>
              <w:color w:val="FF0000"/>
            </w:rPr>
          </w:rPrChange>
        </w:rPr>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3DCE96D4" w:rsidR="00B47249" w:rsidRDefault="00B47249" w:rsidP="00F3452C">
      <w:pPr>
        <w:rPr>
          <w:highlight w:val="lightGray"/>
        </w:rPr>
      </w:pPr>
      <w:r>
        <w:rPr>
          <w:highlight w:val="lightGray"/>
        </w:rPr>
        <w:t xml:space="preserve">Figure xx.  Daily molar ratios of dissolved inorganic nitrogen (nitrate plus ammonium) to inorganic phosphorus (orthophosphate) for the Sacramento River at Freeport and San Joaquin River </w:t>
      </w:r>
      <w:r w:rsidR="00335277">
        <w:rPr>
          <w:highlight w:val="lightGray"/>
        </w:rPr>
        <w:t>near Vernalis</w:t>
      </w:r>
      <w:r>
        <w:rPr>
          <w:highlight w:val="lightGray"/>
        </w:rPr>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2EA972C0" w:rsidR="007F3689" w:rsidRDefault="007F3689" w:rsidP="00F3452C">
      <w:pPr>
        <w:rPr>
          <w:highlight w:val="lightGray"/>
        </w:rPr>
      </w:pPr>
      <w:r>
        <w:rPr>
          <w:noProof/>
        </w:rPr>
        <w:lastRenderedPageBreak/>
        <w:drawing>
          <wp:inline distT="0" distB="0" distL="0" distR="0" wp14:anchorId="35A3F24A" wp14:editId="039EF4A5">
            <wp:extent cx="5943600" cy="2894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reeport_Vern_Monthly_Ratio_box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222B1FB0" w14:textId="1138BEAE" w:rsidR="00F3452C" w:rsidRDefault="007F3689" w:rsidP="00F3452C">
      <w:pPr>
        <w:pStyle w:val="Heading1"/>
      </w:pPr>
      <w:r>
        <w:t xml:space="preserve">Figure xx.  Boxplots of </w:t>
      </w:r>
      <w:r w:rsidR="00FF5E7B">
        <w:t xml:space="preserve">molar </w:t>
      </w:r>
      <w:r>
        <w:t xml:space="preserve">ratios of dissolved inorganic nitrogen to orthophosphate for the Sacramento River at Freeport and San Joaquin River </w:t>
      </w:r>
      <w:r w:rsidR="00335277">
        <w:t>near Vernalis</w:t>
      </w:r>
      <w:r>
        <w:t xml:space="preserve"> sites.</w:t>
      </w:r>
    </w:p>
    <w:p w14:paraId="17A74BE8" w14:textId="77777777" w:rsidR="00F3452C" w:rsidRDefault="00F3452C" w:rsidP="00626E27">
      <w:pPr>
        <w:pStyle w:val="Heading3"/>
      </w:pPr>
    </w:p>
    <w:p w14:paraId="5E0198CA" w14:textId="21AD4A8D" w:rsidR="00626E27" w:rsidRDefault="009A5050" w:rsidP="00626E27">
      <w:pPr>
        <w:pStyle w:val="Heading3"/>
      </w:pPr>
      <w:r>
        <w:t>Nutrient Sources using SPARROW model</w:t>
      </w:r>
    </w:p>
    <w:p w14:paraId="6A488049" w14:textId="2CA4DF7F" w:rsidR="006E4329" w:rsidRDefault="00DE5C89" w:rsidP="00D34068">
      <w:r>
        <w:t>The SPARROW</w:t>
      </w:r>
      <w:r w:rsidR="00BF65EA">
        <w:t xml:space="preserve"> (Wise et. al., 2020)</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commentRangeStart w:id="117"/>
      <w:r w:rsidR="00D61D96">
        <w:t>The model</w:t>
      </w:r>
      <w:r w:rsidR="00626E27">
        <w:t xml:space="preserve"> </w:t>
      </w:r>
      <w:r w:rsidR="0086278F">
        <w:t xml:space="preserve">estimated </w:t>
      </w:r>
      <w:r w:rsidR="00030124">
        <w:t xml:space="preserve">more than </w:t>
      </w:r>
      <w:r w:rsidR="00CD5CB6">
        <w:t>6.8</w:t>
      </w:r>
      <w:r w:rsidR="0086278F">
        <w:t xml:space="preserve"> million kg/year</w:t>
      </w:r>
      <w:r w:rsidR="00CD5CB6">
        <w:t xml:space="preserve"> and about 3 million kg/year </w:t>
      </w:r>
      <w:r w:rsidR="0086278F">
        <w:t>of total nitrogen</w:t>
      </w:r>
      <w:r w:rsidR="00032000">
        <w:t xml:space="preserve"> </w:t>
      </w:r>
      <w:r w:rsidR="0086278F">
        <w:t>is</w:t>
      </w:r>
      <w:r w:rsidR="00EF49A5">
        <w:t xml:space="preserve"> </w:t>
      </w:r>
      <w:r w:rsidR="0086278F">
        <w:t xml:space="preserve">delivered to the Delta from the Sacramento </w:t>
      </w:r>
      <w:r w:rsidR="00CD5CB6">
        <w:t>and San Joaquin River</w:t>
      </w:r>
      <w:r w:rsidR="00720812">
        <w:t>s</w:t>
      </w:r>
      <w:r w:rsidR="00CD5CB6">
        <w:t xml:space="preserve"> respectively</w:t>
      </w:r>
      <w:commentRangeEnd w:id="117"/>
      <w:r w:rsidR="00BF65EA">
        <w:rPr>
          <w:rStyle w:val="CommentReference"/>
        </w:rPr>
        <w:commentReference w:id="117"/>
      </w:r>
      <w:r w:rsidR="0086278F">
        <w:t xml:space="preserve">. </w:t>
      </w:r>
      <w:r w:rsidR="00720812">
        <w:t>Within the Sacramento River watershed, the</w:t>
      </w:r>
      <w:r w:rsidR="00EF49A5">
        <w:t xml:space="preserve"> model identified m</w:t>
      </w:r>
      <w:r w:rsidR="005A51B5" w:rsidRPr="005A51B5">
        <w:t>ajor</w:t>
      </w:r>
      <w:r w:rsidR="005A51B5">
        <w:t xml:space="preserve"> </w:t>
      </w:r>
      <w:r w:rsidR="00720812">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2B7D36">
        <w:rPr>
          <w:color w:val="FF0000"/>
          <w:highlight w:val="yellow"/>
        </w:rPr>
        <w:t>fig 5</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626E27" w:rsidRPr="002B7D36">
        <w:rPr>
          <w:color w:val="FF0000"/>
          <w:highlight w:val="yellow"/>
        </w:rPr>
        <w:t xml:space="preserve">fig </w:t>
      </w:r>
      <w:r w:rsidR="0082368A" w:rsidRPr="002B7D36">
        <w:rPr>
          <w:color w:val="FF0000"/>
          <w:highlight w:val="yellow"/>
        </w:rPr>
        <w:t>5</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D34068" w:rsidRPr="002B7D36">
        <w:rPr>
          <w:color w:val="FF0000"/>
          <w:highlight w:val="yellow"/>
        </w:rPr>
        <w:t>fig</w:t>
      </w:r>
      <w:r w:rsidR="003119BA" w:rsidRPr="002B7D36">
        <w:rPr>
          <w:color w:val="FF0000"/>
          <w:highlight w:val="yellow"/>
        </w:rPr>
        <w:t xml:space="preserve"> 5</w:t>
      </w:r>
      <w:r w:rsidR="00D34068">
        <w:t>).</w:t>
      </w:r>
    </w:p>
    <w:p w14:paraId="74D9B513" w14:textId="0C5B638F" w:rsidR="006E4329" w:rsidRDefault="006E4329" w:rsidP="00D34068">
      <w:r>
        <w:rPr>
          <w:noProof/>
        </w:rPr>
        <w:lastRenderedPageBreak/>
        <w:drawing>
          <wp:inline distT="0" distB="0" distL="0" distR="0" wp14:anchorId="290712A9" wp14:editId="7A4D9605">
            <wp:extent cx="5829300" cy="754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N_sourcesMap.png"/>
                    <pic:cNvPicPr/>
                  </pic:nvPicPr>
                  <pic:blipFill>
                    <a:blip r:embed="rId25">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1C91457C" w:rsidR="00D34068" w:rsidRDefault="00D34068" w:rsidP="00D34068">
      <w:r>
        <w:lastRenderedPageBreak/>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commentRangeStart w:id="118"/>
      <w:r w:rsidR="006D0A7E">
        <w:t xml:space="preserve">Colusa Basin </w:t>
      </w:r>
      <w:r w:rsidR="009B1F1A">
        <w:t xml:space="preserve">Drain </w:t>
      </w:r>
      <w:commentRangeEnd w:id="118"/>
      <w:r w:rsidR="005E5B10">
        <w:rPr>
          <w:rStyle w:val="CommentReference"/>
        </w:rPr>
        <w:commentReference w:id="118"/>
      </w:r>
      <w:r w:rsidR="009B1F1A">
        <w:t xml:space="preserve">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7C3378" w:rsidRPr="002B7D36">
        <w:rPr>
          <w:color w:val="FF0000"/>
          <w:highlight w:val="yellow"/>
        </w:rPr>
        <w:t>Fig 6A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7C3378" w:rsidRPr="002B7D36">
        <w:rPr>
          <w:color w:val="FF0000"/>
          <w:highlight w:val="yellow"/>
        </w:rPr>
        <w:t>fig 6B</w:t>
      </w:r>
      <w:r w:rsidR="007C3378">
        <w:t>)</w:t>
      </w:r>
    </w:p>
    <w:p w14:paraId="31F46A83" w14:textId="1E897A0C" w:rsidR="006E4329" w:rsidRDefault="006E4329" w:rsidP="00D34068">
      <w:pPr>
        <w:rPr>
          <w:noProof/>
        </w:rPr>
      </w:pPr>
    </w:p>
    <w:p w14:paraId="1B1BDDFA" w14:textId="5B00022F" w:rsidR="00995ECB" w:rsidRDefault="00995ECB" w:rsidP="00D34068">
      <w:r>
        <w:rPr>
          <w:noProof/>
        </w:rPr>
        <w:lastRenderedPageBreak/>
        <w:drawing>
          <wp:inline distT="0" distB="0" distL="0" distR="0" wp14:anchorId="2A60B6F8" wp14:editId="3BC5B742">
            <wp:extent cx="581342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_TN_SPARROW2012_RiverPlots.png"/>
                    <pic:cNvPicPr/>
                  </pic:nvPicPr>
                  <pic:blipFill>
                    <a:blip r:embed="rId26">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77F03568" w14:textId="68112F15" w:rsidR="00626E27" w:rsidRDefault="005460C0" w:rsidP="00E857CB">
      <w:pPr>
        <w:ind w:firstLine="720"/>
        <w:rPr>
          <w:color w:val="000000" w:themeColor="text1"/>
        </w:rPr>
      </w:pPr>
      <w:r>
        <w:lastRenderedPageBreak/>
        <w:t>The</w:t>
      </w:r>
      <w:r w:rsidR="00032000">
        <w:t xml:space="preserve"> </w:t>
      </w:r>
      <w:r w:rsidR="00EF49A5">
        <w:t>SPARROW model</w:t>
      </w:r>
      <w:r w:rsidR="00626E27">
        <w:t xml:space="preserve"> </w:t>
      </w:r>
      <w:r>
        <w:t xml:space="preserve">indicates that </w:t>
      </w:r>
      <w:r w:rsidR="00032000">
        <w:t xml:space="preserve">1.5 million kg/year and about 0.5 million kg/year of total phosphorus (TP) is delivered to the Delta from the Sacramento and San Joaquin Rivers respectively. </w:t>
      </w:r>
      <w:r w:rsidR="005023FE">
        <w:t>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119" w:name="_Hlk20826643"/>
      <w:r w:rsidR="00212E33">
        <w:t xml:space="preserve">around the main cities </w:t>
      </w:r>
      <w:bookmarkEnd w:id="119"/>
      <w:r w:rsidR="00212E33">
        <w:t>(</w:t>
      </w:r>
      <w:r w:rsidR="00212E33" w:rsidRPr="002B7D36">
        <w:rPr>
          <w:color w:val="FF0000"/>
          <w:highlight w:val="yellow"/>
        </w:rPr>
        <w:t xml:space="preserve">fig </w:t>
      </w:r>
      <w:r w:rsidR="00032000" w:rsidRPr="002B7D36">
        <w:rPr>
          <w:color w:val="FF0000"/>
          <w:highlight w:val="yellow"/>
        </w:rPr>
        <w:t>7</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120" w:name="_Hlk21422071"/>
      <w:r w:rsidR="00392734">
        <w:t xml:space="preserve"> agricultural activities from fertilizer and manure applications</w:t>
      </w:r>
      <w:bookmarkEnd w:id="120"/>
      <w:r w:rsidR="00032000">
        <w:t xml:space="preserve">, 20% from </w:t>
      </w:r>
      <w:r w:rsidR="00032000" w:rsidRPr="005A51B5">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6014BA" w:rsidRPr="002B7D36">
        <w:rPr>
          <w:color w:val="FF0000"/>
          <w:highlight w:val="yellow"/>
        </w:rPr>
        <w:t>fig 7</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6014BA" w:rsidRPr="002B7D36">
        <w:rPr>
          <w:color w:val="FF0000"/>
          <w:highlight w:val="yellow"/>
        </w:rPr>
        <w:t>fig 8A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2B7D36" w:rsidRPr="002B7D36">
        <w:rPr>
          <w:color w:val="FF0000"/>
          <w:highlight w:val="yellow"/>
        </w:rPr>
        <w:t>f</w:t>
      </w:r>
      <w:r w:rsidR="006E4156" w:rsidRPr="002B7D36">
        <w:rPr>
          <w:color w:val="FF0000"/>
          <w:highlight w:val="yellow"/>
        </w:rPr>
        <w:t>ig 8B</w:t>
      </w:r>
      <w:r w:rsidR="006E4156">
        <w:rPr>
          <w:color w:val="000000" w:themeColor="text1"/>
        </w:rPr>
        <w:t xml:space="preserve">). </w:t>
      </w:r>
    </w:p>
    <w:p w14:paraId="65B098F1" w14:textId="6445F4C5" w:rsidR="006E4329" w:rsidRDefault="006E4329" w:rsidP="00626E27">
      <w:pPr>
        <w:rPr>
          <w:color w:val="000000" w:themeColor="text1"/>
        </w:rPr>
      </w:pPr>
      <w:r>
        <w:rPr>
          <w:noProof/>
          <w:color w:val="000000" w:themeColor="text1"/>
        </w:rPr>
        <w:lastRenderedPageBreak/>
        <w:drawing>
          <wp:inline distT="0" distB="0" distL="0" distR="0" wp14:anchorId="6ACC0CFE" wp14:editId="4AD50920">
            <wp:extent cx="4209803" cy="544798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TP_sourcesMap.png"/>
                    <pic:cNvPicPr/>
                  </pic:nvPicPr>
                  <pic:blipFill>
                    <a:blip r:embed="rId27">
                      <a:extLst>
                        <a:ext uri="{28A0092B-C50C-407E-A947-70E740481C1C}">
                          <a14:useLocalDpi xmlns:a14="http://schemas.microsoft.com/office/drawing/2010/main" val="0"/>
                        </a:ext>
                      </a:extLst>
                    </a:blip>
                    <a:stretch>
                      <a:fillRect/>
                    </a:stretch>
                  </pic:blipFill>
                  <pic:spPr>
                    <a:xfrm>
                      <a:off x="0" y="0"/>
                      <a:ext cx="4234700" cy="5480202"/>
                    </a:xfrm>
                    <a:prstGeom prst="rect">
                      <a:avLst/>
                    </a:prstGeom>
                  </pic:spPr>
                </pic:pic>
              </a:graphicData>
            </a:graphic>
          </wp:inline>
        </w:drawing>
      </w:r>
    </w:p>
    <w:p w14:paraId="04BA6191" w14:textId="5A758963" w:rsidR="006E4156" w:rsidRDefault="000012F4" w:rsidP="00626E27">
      <w:pPr>
        <w:rPr>
          <w:color w:val="000000" w:themeColor="text1"/>
        </w:rPr>
      </w:pPr>
      <w:r>
        <w:rPr>
          <w:noProof/>
          <w:color w:val="000000" w:themeColor="text1"/>
        </w:rPr>
        <w:lastRenderedPageBreak/>
        <w:drawing>
          <wp:inline distT="0" distB="0" distL="0" distR="0" wp14:anchorId="316F8EAF" wp14:editId="31764404">
            <wp:extent cx="5813425"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_TP_SPARROW2012_RiverPlots.png"/>
                    <pic:cNvPicPr/>
                  </pic:nvPicPr>
                  <pic:blipFill>
                    <a:blip r:embed="rId2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6A248463" w14:textId="15F7B99C" w:rsidR="005747B6" w:rsidRDefault="005747B6" w:rsidP="00626E27">
      <w:pPr>
        <w:rPr>
          <w:color w:val="000000" w:themeColor="text1"/>
        </w:rPr>
      </w:pPr>
    </w:p>
    <w:p w14:paraId="5B9861DF" w14:textId="59A0B745" w:rsidR="005747B6" w:rsidRPr="00E857CB" w:rsidRDefault="005747B6" w:rsidP="00626E27">
      <w:pPr>
        <w:rPr>
          <w:b/>
          <w:bCs/>
          <w:color w:val="000000" w:themeColor="text1"/>
        </w:rPr>
      </w:pPr>
      <w:r w:rsidRPr="00E857CB">
        <w:rPr>
          <w:b/>
          <w:bCs/>
          <w:color w:val="000000" w:themeColor="text1"/>
        </w:rPr>
        <w:t>Comparison of Estimated Loads From Models and Continuous Monitoring</w:t>
      </w:r>
    </w:p>
    <w:p w14:paraId="05A3B127" w14:textId="77DF7607" w:rsidR="0035683C" w:rsidRDefault="0035683C" w:rsidP="00626E27">
      <w:pPr>
        <w:rPr>
          <w:color w:val="000000" w:themeColor="text1"/>
        </w:rPr>
      </w:pPr>
    </w:p>
    <w:p w14:paraId="52BFF097" w14:textId="2C4105B7" w:rsidR="002B34B7" w:rsidRDefault="002B34B7" w:rsidP="002B34B7">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(Pellerin et al., 2014).  Water quality sensors can be used to collect data continuously and at high sampling frequency.  A nitrate sensor has been used at the Sacramento River at Freeport site since 2013.  </w:t>
      </w:r>
      <w:r w:rsidR="00831F6A">
        <w:t>A comparison plot of nitrate measured by the sensor and the modeled concentrations of nitrate are shown in figure xx.  Also shown is a plot of nitrate measured by the sensor and discharge of the Sacramento River at Freeport at 15 minute intervals.</w:t>
      </w:r>
      <w:r>
        <w:t xml:space="preserve"> It is evident from Figure xx that the EGRET model does not capture the higher concentrations which are mostly associated with runoff events.  Discharge and load at this site for the period of time of sensor deployment are shown in Figure xx.  </w:t>
      </w:r>
    </w:p>
    <w:p w14:paraId="55850A81" w14:textId="6BF0EC93" w:rsidR="00FD303A" w:rsidRDefault="00FD303A" w:rsidP="002B34B7">
      <w:pPr>
        <w:ind w:firstLine="720"/>
      </w:pPr>
    </w:p>
    <w:p w14:paraId="14B0AAF5" w14:textId="63989C3B"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 xml:space="preserve">506 kg.  In 2016, the WRTDS estimate </w:t>
      </w:r>
      <w:proofErr w:type="gramStart"/>
      <w:r w:rsidR="008954CE">
        <w:t>was  2</w:t>
      </w:r>
      <w:r w:rsidR="00AA3003">
        <w:t>,</w:t>
      </w:r>
      <w:r w:rsidR="008954CE">
        <w:t>255</w:t>
      </w:r>
      <w:r w:rsidR="00AA3003">
        <w:t>,</w:t>
      </w:r>
      <w:r w:rsidR="008954CE">
        <w:t>313</w:t>
      </w:r>
      <w:proofErr w:type="gramEnd"/>
      <w:r w:rsidR="008954CE">
        <w:t xml:space="preserve">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171E0770" w14:textId="761020C9" w:rsidR="00831F6A" w:rsidRDefault="00831F6A" w:rsidP="00626E27">
      <w:pPr>
        <w:rPr>
          <w:color w:val="000000" w:themeColor="text1"/>
        </w:rPr>
      </w:pPr>
    </w:p>
    <w:p w14:paraId="63C6BBB3" w14:textId="309ED0F7" w:rsidR="00831F6A" w:rsidRDefault="00831F6A" w:rsidP="00626E27">
      <w:pPr>
        <w:rPr>
          <w:color w:val="000000" w:themeColor="text1"/>
        </w:rPr>
      </w:pPr>
    </w:p>
    <w:p w14:paraId="57C3700A" w14:textId="6DF803CF" w:rsidR="00831F6A" w:rsidRDefault="00831F6A" w:rsidP="00626E27">
      <w:pPr>
        <w:rPr>
          <w:color w:val="000000" w:themeColor="text1"/>
        </w:rPr>
      </w:pPr>
    </w:p>
    <w:p w14:paraId="5EB710DC" w14:textId="0F2AB12B" w:rsidR="00831F6A" w:rsidRDefault="00831F6A" w:rsidP="00626E27">
      <w:pPr>
        <w:rPr>
          <w:color w:val="000000" w:themeColor="text1"/>
        </w:rPr>
      </w:pPr>
    </w:p>
    <w:p w14:paraId="73DB7C49" w14:textId="6A66D0DA" w:rsidR="00831F6A" w:rsidRDefault="00831F6A" w:rsidP="00626E27">
      <w:pPr>
        <w:rPr>
          <w:color w:val="000000" w:themeColor="text1"/>
        </w:rPr>
      </w:pPr>
      <w:r>
        <w:rPr>
          <w:noProof/>
          <w:color w:val="000000" w:themeColor="text1"/>
        </w:rPr>
        <w:lastRenderedPageBreak/>
        <w:drawing>
          <wp:inline distT="0" distB="0" distL="0" distR="0" wp14:anchorId="6C3A576C" wp14:editId="6B9FBEC7">
            <wp:extent cx="5943600" cy="2337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eport_Sensor_discharge_model_compa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05671F14" w14:textId="689255E0" w:rsidR="00831F6A" w:rsidRDefault="00831F6A" w:rsidP="00626E27">
      <w:pPr>
        <w:rPr>
          <w:color w:val="000000" w:themeColor="text1"/>
        </w:rPr>
      </w:pPr>
      <w:r>
        <w:rPr>
          <w:color w:val="000000" w:themeColor="text1"/>
        </w:rPr>
        <w:t>Figure xx.  Comparison of nitrate measurements made by the sensor and nitrate concentrations modeled with WRTDS; Nitrate concentration measured by the sensor and continuous 15 minute discharge</w:t>
      </w:r>
      <w:r w:rsidR="00A807FF">
        <w:rPr>
          <w:color w:val="000000" w:themeColor="text1"/>
        </w:rPr>
        <w:t xml:space="preserve"> values</w:t>
      </w:r>
      <w:r>
        <w:rPr>
          <w:color w:val="000000" w:themeColor="text1"/>
        </w:rPr>
        <w:t xml:space="preserve">. </w:t>
      </w:r>
    </w:p>
    <w:p w14:paraId="58CFF058" w14:textId="6CD3A759" w:rsidR="00E435C8" w:rsidRPr="00954569" w:rsidRDefault="00E435C8" w:rsidP="00E435C8">
      <w:pPr>
        <w:pStyle w:val="Heading1"/>
        <w:rPr>
          <w:b/>
        </w:rPr>
      </w:pPr>
      <w:r w:rsidRPr="00954569">
        <w:rPr>
          <w:b/>
        </w:rPr>
        <w:t>Discussion</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0C26BA4E" w14:textId="2AA2AEEA" w:rsidR="00E435C8" w:rsidRDefault="005A0496" w:rsidP="00432C6B">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3E1D239F" w14:textId="074AFF7F" w:rsidR="00982B8D" w:rsidRDefault="00982B8D" w:rsidP="00432C6B">
      <w:pPr>
        <w:autoSpaceDE w:val="0"/>
        <w:autoSpaceDN w:val="0"/>
        <w:adjustRightInd w:val="0"/>
        <w:ind w:left="720" w:hanging="720"/>
      </w:pPr>
    </w:p>
    <w:p w14:paraId="63384F40" w14:textId="3AA11D07" w:rsidR="00982B8D" w:rsidRDefault="00982B8D" w:rsidP="00432C6B">
      <w:pPr>
        <w:autoSpaceDE w:val="0"/>
        <w:autoSpaceDN w:val="0"/>
        <w:adjustRightInd w:val="0"/>
        <w:ind w:left="720" w:hanging="720"/>
      </w:pPr>
      <w:r>
        <w:lastRenderedPageBreak/>
        <w:t xml:space="preserve">Beck, M.W., Jabusch, T.W., Trowbridge, P.R., Senn, D.B., 2018, Four decades of water quality change in the upper San Francisco Estuary, Estuarine Coastal and Shelf Science, 212:11-22, </w:t>
      </w:r>
      <w:r w:rsidRPr="00E857CB">
        <w:t>https://doi.org/10.1016/j.ecss.2018.06.021</w:t>
      </w:r>
      <w:r>
        <w:t>.</w:t>
      </w:r>
    </w:p>
    <w:p w14:paraId="4B07DA35" w14:textId="77777777" w:rsidR="00982B8D" w:rsidRPr="00432C6B" w:rsidRDefault="00982B8D" w:rsidP="00432C6B">
      <w:pPr>
        <w:autoSpaceDE w:val="0"/>
        <w:autoSpaceDN w:val="0"/>
        <w:adjustRightInd w:val="0"/>
        <w:ind w:left="720" w:hanging="720"/>
      </w:pPr>
    </w:p>
    <w:p w14:paraId="457E5F4C" w14:textId="7A0B16C0" w:rsidR="005A0496"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1674B26C" w14:textId="15ED97A7" w:rsidR="00A07CEA" w:rsidRDefault="00A07CEA" w:rsidP="005A0496">
      <w:pPr>
        <w:pStyle w:val="Default"/>
        <w:ind w:left="720" w:hanging="720"/>
        <w:rPr>
          <w:rFonts w:asciiTheme="minorHAnsi" w:hAnsiTheme="minorHAnsi" w:cstheme="minorBidi"/>
          <w:color w:val="auto"/>
        </w:rPr>
      </w:pPr>
    </w:p>
    <w:p w14:paraId="14153937" w14:textId="7D133C90" w:rsidR="00A07CEA" w:rsidRPr="00E857CB" w:rsidRDefault="00A07CEA" w:rsidP="00E857CB">
      <w:pPr>
        <w:pStyle w:val="Default"/>
        <w:ind w:left="720" w:hanging="720"/>
        <w:rPr>
          <w:rFonts w:asciiTheme="minorHAnsi" w:hAnsiTheme="minorHAnsi" w:cstheme="minorBidi"/>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56DFA0E8" w14:textId="77777777" w:rsidR="00A07CEA" w:rsidRPr="00432C6B" w:rsidRDefault="00A07CEA" w:rsidP="005A0496">
      <w:pPr>
        <w:pStyle w:val="Default"/>
        <w:ind w:left="720" w:hanging="720"/>
        <w:rPr>
          <w:rFonts w:asciiTheme="minorHAnsi" w:hAnsiTheme="minorHAnsi" w:cstheme="minorBidi"/>
          <w:color w:val="auto"/>
        </w:rPr>
      </w:pPr>
    </w:p>
    <w:p w14:paraId="52316F55" w14:textId="0426C9B5" w:rsidR="00D143A8" w:rsidRPr="000A5391" w:rsidRDefault="00D143A8" w:rsidP="000A5391">
      <w:pPr>
        <w:pStyle w:val="Default"/>
        <w:ind w:left="720" w:hanging="720"/>
        <w:rPr>
          <w:rFonts w:asciiTheme="minorHAnsi" w:hAnsiTheme="minorHAnsi" w:cstheme="minorBidi"/>
          <w:color w:val="auto"/>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176FB58C" w14:textId="77777777" w:rsidR="00D143A8" w:rsidRDefault="00D143A8" w:rsidP="005A0496">
      <w:pPr>
        <w:pStyle w:val="Default"/>
        <w:ind w:left="720" w:hanging="720"/>
        <w:rPr>
          <w:rFonts w:asciiTheme="minorHAnsi" w:hAnsiTheme="minorHAnsi" w:cstheme="minorBidi"/>
          <w:color w:val="auto"/>
        </w:rPr>
      </w:pPr>
    </w:p>
    <w:p w14:paraId="2783A10C" w14:textId="348F320E" w:rsidR="005A0496"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Archifield,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quality trends. Environ Modell Softw 73:148–166 doi:</w:t>
      </w:r>
      <w:hyperlink r:id="rId30" w:history="1">
        <w:r w:rsidRPr="005A0496">
          <w:rPr>
            <w:rFonts w:asciiTheme="minorHAnsi" w:hAnsiTheme="minorHAnsi" w:cstheme="minorBidi"/>
            <w:color w:val="auto"/>
          </w:rPr>
          <w:t>http://dx.doi.org/10.1016/j.envsoft.2015.07.017</w:t>
        </w:r>
      </w:hyperlink>
      <w:r w:rsidRPr="005A0496">
        <w:rPr>
          <w:rFonts w:asciiTheme="minorHAnsi" w:hAnsiTheme="minorHAnsi" w:cstheme="minorBidi"/>
          <w:color w:val="auto"/>
        </w:rPr>
        <w:t>.</w:t>
      </w:r>
    </w:p>
    <w:p w14:paraId="74800877" w14:textId="77777777" w:rsidR="00E46E88" w:rsidRPr="00432C6B" w:rsidRDefault="00E46E88" w:rsidP="005A0496">
      <w:pPr>
        <w:pStyle w:val="Default"/>
        <w:ind w:left="720" w:hanging="720"/>
        <w:rPr>
          <w:rFonts w:asciiTheme="minorHAnsi" w:hAnsiTheme="minorHAnsi" w:cstheme="minorBidi"/>
          <w:color w:val="auto"/>
        </w:rPr>
      </w:pPr>
    </w:p>
    <w:p w14:paraId="62F24D26" w14:textId="1C8B130B"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7D014ED5" w14:textId="48BBEB29" w:rsidR="005A0496" w:rsidRDefault="005A0496" w:rsidP="005A0496">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6C396932" w14:textId="7185932E" w:rsidR="00281C4C" w:rsidRDefault="00281C4C" w:rsidP="00281C4C">
      <w:pPr>
        <w:pStyle w:val="Default"/>
      </w:pPr>
    </w:p>
    <w:p w14:paraId="2C6C3AD5" w14:textId="3425AB48" w:rsidR="00281C4C" w:rsidRPr="00E857CB" w:rsidRDefault="00281C4C" w:rsidP="000A5391">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In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6DD5C66C" w14:textId="3D2A13FF" w:rsidR="00F5350A" w:rsidRDefault="00F5350A" w:rsidP="00F5350A">
      <w:pPr>
        <w:pStyle w:val="Default"/>
      </w:pP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Dahm, C.N., Healy, M, Moore, J.N., 2015 Challenges Facing the Sacramento—San Joaquin Delta: Complex, Chaotic, or Simply Cantakerous, San Francisco Estuary and </w:t>
      </w:r>
      <w:r w:rsidRPr="00E857CB">
        <w:rPr>
          <w:rFonts w:asciiTheme="minorHAnsi" w:hAnsiTheme="minorHAnsi"/>
        </w:rPr>
        <w:lastRenderedPageBreak/>
        <w:t>Watershed Science,</w:t>
      </w:r>
      <w:r w:rsidR="00607C55">
        <w:rPr>
          <w:rFonts w:asciiTheme="minorHAnsi" w:hAnsiTheme="minorHAnsi"/>
        </w:rPr>
        <w:t xml:space="preserve"> </w:t>
      </w:r>
      <w:r w:rsidRPr="00E857CB">
        <w:rPr>
          <w:rFonts w:asciiTheme="minorHAnsi" w:hAnsiTheme="minorHAnsi"/>
        </w:rPr>
        <w:t>vol 13, issue 3, article 7, doi:http://dx.doi.org/10.15447/sfews.2015v13iss3art7</w:t>
      </w:r>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21"/>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21"/>
      <w:r w:rsidR="003F0307">
        <w:rPr>
          <w:rStyle w:val="CommentReference"/>
        </w:rPr>
        <w:commentReference w:id="121"/>
      </w:r>
    </w:p>
    <w:p w14:paraId="1BFCB7F2" w14:textId="77777777" w:rsidR="003C1C6E" w:rsidRPr="00432C6B" w:rsidRDefault="003C1C6E" w:rsidP="00432C6B">
      <w:pPr>
        <w:ind w:left="720" w:hanging="720"/>
      </w:pP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3157400B" w14:textId="77777777" w:rsidR="009632A8" w:rsidRDefault="009632A8" w:rsidP="00E857CB">
      <w:pPr>
        <w:pStyle w:val="Default"/>
        <w:rPr>
          <w:rFonts w:asciiTheme="minorHAnsi" w:hAnsiTheme="minorHAnsi" w:cstheme="minorBidi"/>
          <w:color w:val="auto"/>
        </w:rPr>
      </w:pP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726EE9CF" w14:textId="240C91C1" w:rsidR="00873F58" w:rsidRDefault="00873F58" w:rsidP="00432C6B">
      <w:pPr>
        <w:pStyle w:val="Default"/>
        <w:ind w:left="720" w:hanging="720"/>
        <w:rPr>
          <w:rFonts w:asciiTheme="minorHAnsi" w:hAnsiTheme="minorHAnsi" w:cstheme="minorBidi"/>
          <w:color w:val="auto"/>
        </w:rPr>
      </w:pP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32777FB" w14:textId="7C32B6AA" w:rsidR="009632A8" w:rsidRDefault="009632A8" w:rsidP="00432C6B">
      <w:pPr>
        <w:pStyle w:val="Default"/>
        <w:ind w:left="720" w:hanging="720"/>
        <w:rPr>
          <w:rFonts w:asciiTheme="minorHAnsi" w:hAnsiTheme="minorHAnsi" w:cstheme="minorBidi"/>
          <w:color w:val="auto"/>
        </w:rPr>
      </w:pPr>
    </w:p>
    <w:p w14:paraId="409699D5" w14:textId="3FB38EAB" w:rsidR="009632A8" w:rsidRDefault="009632A8" w:rsidP="00432C6B">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77887244" w14:textId="48949609" w:rsidR="00B927C1" w:rsidRDefault="00B927C1" w:rsidP="00432C6B">
      <w:pPr>
        <w:pStyle w:val="Default"/>
        <w:ind w:left="720" w:hanging="720"/>
        <w:rPr>
          <w:rFonts w:asciiTheme="minorHAnsi" w:hAnsiTheme="minorHAnsi" w:cstheme="minorBidi"/>
          <w:color w:val="auto"/>
        </w:rPr>
      </w:pPr>
    </w:p>
    <w:p w14:paraId="074CB083" w14:textId="16A138E6" w:rsidR="00B927C1" w:rsidRDefault="00B927C1"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784E03E4" w14:textId="2180C7A7"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7777777" w:rsidR="00EE4254" w:rsidRDefault="00EE4254" w:rsidP="00432C6B">
      <w:pPr>
        <w:pStyle w:val="Default"/>
        <w:ind w:left="720" w:hanging="720"/>
        <w:rPr>
          <w:rFonts w:asciiTheme="minorHAnsi" w:hAnsiTheme="minorHAnsi" w:cstheme="minorBidi"/>
          <w:color w:val="auto"/>
        </w:rPr>
      </w:pPr>
    </w:p>
    <w:p w14:paraId="5C0F7EAD" w14:textId="551DFBB9" w:rsidR="00EE4254" w:rsidRDefault="00EE4254" w:rsidP="00432C6B">
      <w:pPr>
        <w:pStyle w:val="Default"/>
        <w:ind w:left="720" w:hanging="720"/>
        <w:rPr>
          <w:rFonts w:cstheme="minorHAnsi"/>
        </w:rPr>
      </w:pPr>
      <w:r w:rsidRPr="002674FE">
        <w:rPr>
          <w:rFonts w:cstheme="minorHAnsi"/>
        </w:rPr>
        <w:lastRenderedPageBreak/>
        <w:t>Sauer, V. B. and D. P. Turnipseed, 2010. Stage Measurement at Gaging Stations. U.S. Geological Survey Techniques and Methods Book 3, Chap. A7. 45 pp.</w:t>
      </w:r>
    </w:p>
    <w:p w14:paraId="777981F5" w14:textId="0B7B993B" w:rsidR="008B1007" w:rsidRDefault="008B1007" w:rsidP="00432C6B">
      <w:pPr>
        <w:pStyle w:val="Default"/>
        <w:ind w:left="720" w:hanging="720"/>
        <w:rPr>
          <w:rFonts w:cstheme="minorHAnsi"/>
        </w:rPr>
      </w:pPr>
    </w:p>
    <w:p w14:paraId="1FB21E6A" w14:textId="5973A4F4" w:rsidR="008B1007" w:rsidRPr="008B1007" w:rsidRDefault="008B1007" w:rsidP="008B1007">
      <w:pPr>
        <w:pStyle w:val="Default"/>
        <w:ind w:left="720" w:hanging="720"/>
        <w:rPr>
          <w:rFonts w:asciiTheme="minorHAnsi" w:hAnsiTheme="minorHAnsi" w:cstheme="minorBidi"/>
          <w:color w:val="auto"/>
        </w:rPr>
      </w:pPr>
      <w:r w:rsidRPr="00E857CB">
        <w:rPr>
          <w:rFonts w:asciiTheme="minorHAnsi" w:hAnsiTheme="minorHAnsi" w:cstheme="minorBidi"/>
          <w:color w:val="auto"/>
        </w:rPr>
        <w:t xml:space="preserve">Schlegel, B., Domagalski, J.L., 2015, Riverine Nutrient Trends in the Sacramento and San Joaquin Basins, California: A Comparison to State and Regional Water Quality Policies, </w:t>
      </w:r>
      <w:r>
        <w:rPr>
          <w:rFonts w:asciiTheme="minorHAnsi" w:hAnsiTheme="minorHAnsi" w:cstheme="minorBidi"/>
          <w:color w:val="auto"/>
        </w:rPr>
        <w:t>San Francisco Estuary and Watershed Science, vol. 13, Issue 4, Article 2.</w:t>
      </w:r>
    </w:p>
    <w:p w14:paraId="776BC418" w14:textId="77777777" w:rsidR="00EE4254" w:rsidRPr="00432C6B" w:rsidRDefault="00EE4254" w:rsidP="00432C6B">
      <w:pPr>
        <w:pStyle w:val="Default"/>
        <w:ind w:left="720" w:hanging="720"/>
        <w:rPr>
          <w:rFonts w:asciiTheme="minorHAnsi" w:hAnsiTheme="minorHAnsi" w:cstheme="minorBidi"/>
          <w:color w:val="auto"/>
        </w:rPr>
      </w:pPr>
    </w:p>
    <w:p w14:paraId="553CD74E" w14:textId="4AC0855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Schwarz, G.E., A.B. Hoos,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432C6B">
      <w:pPr>
        <w:pStyle w:val="Default"/>
        <w:ind w:left="720" w:hanging="720"/>
        <w:rPr>
          <w:rFonts w:asciiTheme="minorHAnsi" w:hAnsiTheme="minorHAnsi" w:cstheme="minorBidi"/>
          <w:color w:val="auto"/>
        </w:rPr>
      </w:pPr>
    </w:p>
    <w:p w14:paraId="101AFDB2" w14:textId="3D5D10BC"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Templin, W.E. and D. E. Cherry, 1997. Drainage-Return, Surface-Water Withdrawal, and Land-Use Data for the Sacramento–San Joaquin Delta, with Emphasis on Twitchell Island, California. U.S. Geological Survey Open-File Report 97-350, 31 pp.</w:t>
      </w:r>
    </w:p>
    <w:p w14:paraId="3657D8FC" w14:textId="632C0978" w:rsidR="007A4582" w:rsidRDefault="007A4582" w:rsidP="00432C6B">
      <w:pPr>
        <w:pStyle w:val="Default"/>
        <w:ind w:left="720" w:hanging="720"/>
        <w:rPr>
          <w:rFonts w:asciiTheme="minorHAnsi" w:hAnsiTheme="minorHAnsi" w:cstheme="minorBidi"/>
          <w:color w:val="auto"/>
        </w:rPr>
      </w:pPr>
    </w:p>
    <w:p w14:paraId="28F09018" w14:textId="77777777" w:rsidR="00EE4254" w:rsidRPr="008954CE" w:rsidRDefault="00EE4254" w:rsidP="00E857CB">
      <w:pPr>
        <w:pStyle w:val="Default"/>
        <w:ind w:left="720" w:hanging="720"/>
      </w:pPr>
      <w:r w:rsidRPr="00E857CB">
        <w:rPr>
          <w:rFonts w:asciiTheme="minorHAnsi" w:hAnsiTheme="minorHAnsi" w:cstheme="minorBidi"/>
          <w:color w:val="auto"/>
        </w:rPr>
        <w:t xml:space="preserve">Turnipseed, D. P. and V. B. Sauer, 2010. Discharge Measurements at Gaging Stations. In: U.S. Geological Survey Techniques and Methods book 3, chap. A8. Reston, VA, p. 87.  </w:t>
      </w:r>
    </w:p>
    <w:p w14:paraId="2B743D33" w14:textId="77777777" w:rsidR="007A4582" w:rsidRPr="00432C6B" w:rsidRDefault="007A4582" w:rsidP="00432C6B">
      <w:pPr>
        <w:pStyle w:val="Default"/>
        <w:ind w:left="720" w:hanging="720"/>
        <w:rPr>
          <w:rFonts w:asciiTheme="minorHAnsi" w:hAnsiTheme="minorHAnsi" w:cstheme="minorBidi"/>
          <w:color w:val="auto"/>
        </w:rPr>
      </w:pPr>
    </w:p>
    <w:p w14:paraId="08AB0E7C" w14:textId="20B64CF4" w:rsidR="00432C6B" w:rsidRPr="00432C6B" w:rsidRDefault="00432C6B" w:rsidP="00432C6B">
      <w:pPr>
        <w:pStyle w:val="Default"/>
        <w:ind w:left="720" w:hanging="720"/>
        <w:rPr>
          <w:rFonts w:asciiTheme="minorHAnsi" w:hAnsiTheme="minorHAnsi" w:cstheme="minorBidi"/>
          <w:color w:val="auto"/>
        </w:rPr>
      </w:pPr>
    </w:p>
    <w:p w14:paraId="09FF4F3D" w14:textId="368D665F"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 xml:space="preserve">Western Regional Climate Center </w:t>
      </w:r>
      <w:hyperlink r:id="rId31" w:history="1">
        <w:r w:rsidRPr="00432C6B">
          <w:rPr>
            <w:rFonts w:asciiTheme="minorHAnsi" w:hAnsiTheme="minorHAnsi" w:cstheme="minorBidi"/>
            <w:color w:val="auto"/>
          </w:rPr>
          <w:t>http://www.wrcc.dri.edu/cg-bin/cliMONtpre.pl?ca7630</w:t>
        </w:r>
      </w:hyperlink>
    </w:p>
    <w:p w14:paraId="699D1E34" w14:textId="4B9CACF9" w:rsidR="00281C4C" w:rsidRDefault="00281C4C" w:rsidP="00432C6B">
      <w:pPr>
        <w:pStyle w:val="Default"/>
        <w:ind w:left="720" w:hanging="720"/>
        <w:rPr>
          <w:rFonts w:asciiTheme="minorHAnsi" w:hAnsiTheme="minorHAnsi" w:cstheme="minorBidi"/>
          <w:color w:val="auto"/>
        </w:rPr>
      </w:pPr>
    </w:p>
    <w:p w14:paraId="54A49E81" w14:textId="267DF20F" w:rsidR="00281C4C" w:rsidRPr="00432C6B" w:rsidRDefault="00281C4C" w:rsidP="00432C6B">
      <w:pPr>
        <w:pStyle w:val="Default"/>
        <w:ind w:left="720" w:hanging="720"/>
        <w:rPr>
          <w:rFonts w:asciiTheme="minorHAnsi" w:hAnsiTheme="minorHAnsi" w:cstheme="minorBidi"/>
          <w:color w:val="auto"/>
        </w:rPr>
      </w:pPr>
      <w:r>
        <w:rPr>
          <w:rFonts w:asciiTheme="minorHAnsi" w:hAnsiTheme="minorHAnsi" w:cstheme="minorBidi"/>
          <w:color w:val="auto"/>
        </w:rPr>
        <w:t>Wise et al., 2020, Sparrow model—when available</w:t>
      </w:r>
    </w:p>
    <w:p w14:paraId="2557602C" w14:textId="77777777" w:rsidR="00432C6B" w:rsidRPr="00432C6B" w:rsidRDefault="00432C6B" w:rsidP="00432C6B">
      <w:pPr>
        <w:pStyle w:val="Default"/>
        <w:ind w:left="720" w:hanging="720"/>
        <w:rPr>
          <w:rFonts w:asciiTheme="minorHAnsi" w:hAnsiTheme="minorHAnsi" w:cstheme="minorBidi"/>
          <w:color w:val="auto"/>
        </w:rPr>
      </w:pPr>
    </w:p>
    <w:p w14:paraId="3378CB65" w14:textId="77777777" w:rsidR="00DD0EA3" w:rsidRPr="00432C6B" w:rsidRDefault="00DD0EA3" w:rsidP="00DD0EA3">
      <w:pPr>
        <w:pStyle w:val="Pa9"/>
        <w:rPr>
          <w:rFonts w:asciiTheme="minorHAnsi" w:hAnsiTheme="minorHAnsi"/>
        </w:rPr>
      </w:pPr>
    </w:p>
    <w:p w14:paraId="6A48EE89" w14:textId="290C9E91" w:rsidR="007A1166" w:rsidRPr="00DD0EA3" w:rsidRDefault="00432C6B" w:rsidP="00DD0EA3">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432C6B" w:rsidRDefault="007A1166" w:rsidP="00DD0EA3">
      <w:pPr>
        <w:autoSpaceDE w:val="0"/>
        <w:autoSpaceDN w:val="0"/>
        <w:adjustRightInd w:val="0"/>
        <w:ind w:left="720"/>
      </w:pPr>
      <w:r w:rsidRPr="00432C6B">
        <w:t>http://www.waterboards.ca.gov/centralvalley/water_issues/drinking_water_policy/dwp_wastewtr_cntrl_meas_stdy.pdf</w:t>
      </w:r>
    </w:p>
    <w:p w14:paraId="41094510" w14:textId="77777777" w:rsidR="008A5B96" w:rsidRPr="003F2E31" w:rsidRDefault="008A5B96" w:rsidP="008A5B96">
      <w:pPr>
        <w:pStyle w:val="Default"/>
        <w:ind w:left="720" w:hanging="720"/>
        <w:rPr>
          <w:rFonts w:asciiTheme="minorHAnsi" w:hAnsiTheme="minorHAnsi" w:cstheme="minorBidi"/>
          <w:sz w:val="22"/>
          <w:szCs w:val="22"/>
        </w:rPr>
      </w:pPr>
    </w:p>
    <w:p w14:paraId="14CF1907" w14:textId="77777777" w:rsidR="008A5B96" w:rsidRPr="00147D21" w:rsidRDefault="008A5B96" w:rsidP="008A5B96">
      <w:pPr>
        <w:pStyle w:val="Default"/>
        <w:ind w:left="720" w:hanging="720"/>
        <w:rPr>
          <w:rFonts w:asciiTheme="minorHAnsi" w:hAnsiTheme="minorHAnsi" w:cstheme="minorBidi"/>
          <w:color w:val="auto"/>
          <w:sz w:val="22"/>
          <w:szCs w:val="22"/>
        </w:rPr>
      </w:pPr>
    </w:p>
    <w:p w14:paraId="43C3DF23" w14:textId="77777777" w:rsidR="00E435C8" w:rsidRP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rosoft Office User" w:date="2019-10-22T14:58:00Z" w:initials="MOU">
    <w:p w14:paraId="6031AF2D" w14:textId="4BA87F51" w:rsidR="002E0263" w:rsidRDefault="002E0263">
      <w:pPr>
        <w:pStyle w:val="CommentText"/>
      </w:pPr>
      <w:r>
        <w:rPr>
          <w:rStyle w:val="CommentReference"/>
        </w:rPr>
        <w:annotationRef/>
      </w:r>
      <w:r>
        <w:t>Not in references list.</w:t>
      </w:r>
    </w:p>
  </w:comment>
  <w:comment w:id="2" w:author="Microsoft Office User" w:date="2019-10-22T14:57:00Z" w:initials="MOU">
    <w:p w14:paraId="2C473E5E" w14:textId="194F0745" w:rsidR="002E0263" w:rsidRDefault="002E0263">
      <w:pPr>
        <w:pStyle w:val="CommentText"/>
      </w:pPr>
      <w:r>
        <w:rPr>
          <w:rStyle w:val="CommentReference"/>
        </w:rPr>
        <w:annotationRef/>
      </w:r>
      <w:r>
        <w:t>Link does not work</w:t>
      </w:r>
    </w:p>
  </w:comment>
  <w:comment w:id="4" w:author="Microsoft Office User" w:date="2019-10-23T08:41:00Z" w:initials="MOU">
    <w:p w14:paraId="565874E0" w14:textId="07CFD0B5" w:rsidR="002E0263" w:rsidRDefault="002E0263">
      <w:pPr>
        <w:pStyle w:val="CommentText"/>
      </w:pPr>
      <w:r>
        <w:rPr>
          <w:rStyle w:val="CommentReference"/>
        </w:rPr>
        <w:annotationRef/>
      </w:r>
      <w:r>
        <w:t>Earlier you said 1975</w:t>
      </w:r>
    </w:p>
  </w:comment>
  <w:comment w:id="5" w:author="Saleh, Dina" w:date="2019-10-30T10:51:00Z" w:initials="SD">
    <w:p w14:paraId="1A38500B" w14:textId="5BFF31A6" w:rsidR="002C2640" w:rsidRDefault="002C2640">
      <w:pPr>
        <w:pStyle w:val="CommentText"/>
      </w:pPr>
      <w:r>
        <w:rPr>
          <w:rStyle w:val="CommentReference"/>
        </w:rPr>
        <w:annotationRef/>
      </w:r>
      <w:r>
        <w:t>Yes this 1970-2019</w:t>
      </w:r>
    </w:p>
  </w:comment>
  <w:comment w:id="7" w:author="Microsoft Office User" w:date="2019-10-22T16:00:00Z" w:initials="MOU">
    <w:p w14:paraId="4257442B" w14:textId="40AB07BB" w:rsidR="002E0263" w:rsidRDefault="002E0263">
      <w:pPr>
        <w:pStyle w:val="CommentText"/>
      </w:pPr>
      <w:r>
        <w:rPr>
          <w:rStyle w:val="CommentReference"/>
        </w:rPr>
        <w:annotationRef/>
      </w:r>
      <w:r>
        <w:t>Earlier you said 1975</w:t>
      </w:r>
    </w:p>
  </w:comment>
  <w:comment w:id="8" w:author="Saleh, Dina" w:date="2019-10-30T10:51:00Z" w:initials="SD">
    <w:p w14:paraId="10242A07" w14:textId="16C63CC1" w:rsidR="002C2640" w:rsidRDefault="002C2640">
      <w:pPr>
        <w:pStyle w:val="CommentText"/>
      </w:pPr>
      <w:r>
        <w:rPr>
          <w:rStyle w:val="CommentReference"/>
        </w:rPr>
        <w:annotationRef/>
      </w:r>
      <w:r>
        <w:t>Yes 1970-2019</w:t>
      </w:r>
    </w:p>
  </w:comment>
  <w:comment w:id="11" w:author="Microsoft Office User" w:date="2019-10-23T15:26:00Z" w:initials="MOU">
    <w:p w14:paraId="0B9B8679" w14:textId="42F4DEDF" w:rsidR="002E0263" w:rsidRDefault="002E0263">
      <w:pPr>
        <w:pStyle w:val="CommentText"/>
      </w:pPr>
      <w:r>
        <w:rPr>
          <w:rStyle w:val="CommentReference"/>
        </w:rPr>
        <w:annotationRef/>
      </w:r>
      <w:r>
        <w:t>Freeport plot is missing some colors in the low discharge range</w:t>
      </w:r>
    </w:p>
  </w:comment>
  <w:comment w:id="117" w:author="Microsoft Office User" w:date="2019-10-24T09:17:00Z" w:initials="MOU">
    <w:p w14:paraId="7F30A140" w14:textId="4CEA1EBD" w:rsidR="002E0263" w:rsidRDefault="002E0263">
      <w:pPr>
        <w:pStyle w:val="CommentText"/>
      </w:pPr>
      <w:r>
        <w:rPr>
          <w:rStyle w:val="CommentReference"/>
        </w:rPr>
        <w:annotationRef/>
      </w:r>
      <w:r>
        <w:t>You will need to say if this estimate is for Freeport, or does it include the Regional San effluent.  In other words, what are the model boundary conditions for this statement.  The same thing for the San Joaquin.  Is this upstream of the Stockton treatment plant?  Also add the load for total phosphorus</w:t>
      </w:r>
    </w:p>
  </w:comment>
  <w:comment w:id="118" w:author="Microsoft Office User" w:date="2019-10-28T09:02:00Z" w:initials="MOU">
    <w:p w14:paraId="605C87D6" w14:textId="74E53051" w:rsidR="002E0263" w:rsidRDefault="002E0263">
      <w:pPr>
        <w:pStyle w:val="CommentText"/>
      </w:pPr>
      <w:r>
        <w:rPr>
          <w:rStyle w:val="CommentReference"/>
        </w:rPr>
        <w:annotationRef/>
      </w:r>
      <w:r>
        <w:t>Will need to label Colusa basin drain and Feather River on the map.</w:t>
      </w:r>
    </w:p>
  </w:comment>
  <w:comment w:id="121"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31AF2D" w15:done="0"/>
  <w15:commentEx w15:paraId="2C473E5E" w15:done="0"/>
  <w15:commentEx w15:paraId="565874E0" w15:done="0"/>
  <w15:commentEx w15:paraId="1A38500B" w15:paraIdParent="565874E0" w15:done="0"/>
  <w15:commentEx w15:paraId="4257442B" w15:done="0"/>
  <w15:commentEx w15:paraId="10242A07" w15:paraIdParent="4257442B" w15:done="0"/>
  <w15:commentEx w15:paraId="0B9B8679" w15:done="0"/>
  <w15:commentEx w15:paraId="7F30A140" w15:done="0"/>
  <w15:commentEx w15:paraId="605C87D6"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31AF2D" w16cid:durableId="215997AC"/>
  <w16cid:commentId w16cid:paraId="2C473E5E" w16cid:durableId="2159976B"/>
  <w16cid:commentId w16cid:paraId="565874E0" w16cid:durableId="215A90B4"/>
  <w16cid:commentId w16cid:paraId="1A38500B" w16cid:durableId="2163E99A"/>
  <w16cid:commentId w16cid:paraId="4257442B" w16cid:durableId="2159A61F"/>
  <w16cid:commentId w16cid:paraId="10242A07" w16cid:durableId="2163E9BB"/>
  <w16cid:commentId w16cid:paraId="0B9B8679" w16cid:durableId="215AEF98"/>
  <w16cid:commentId w16cid:paraId="7F30A140" w16cid:durableId="215BEA94"/>
  <w16cid:commentId w16cid:paraId="605C87D6" w16cid:durableId="21612D32"/>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Univers 47 Condensed Light">
    <w:altName w:val="Calibri"/>
    <w:panose1 w:val="00000000000000000000"/>
    <w:charset w:val="00"/>
    <w:family w:val="modern"/>
    <w:notTrueType/>
    <w:pitch w:val="variable"/>
    <w:sig w:usb0="A000002F" w:usb1="4000004A" w:usb2="00000000" w:usb3="00000000" w:csb0="00000111" w:csb1="00000000"/>
  </w:font>
  <w:font w:name="AdvPSNCS-R">
    <w:altName w:val="Cambria"/>
    <w:panose1 w:val="00000000000000000000"/>
    <w:charset w:val="00"/>
    <w:family w:val="roman"/>
    <w:notTrueType/>
    <w:pitch w:val="default"/>
    <w:sig w:usb0="00000003" w:usb1="00000000" w:usb2="00000000" w:usb3="00000000" w:csb0="00000001" w:csb1="00000000"/>
  </w:font>
  <w:font w:name="RotisSerif">
    <w:altName w:val="Cambria"/>
    <w:panose1 w:val="00000000000000000000"/>
    <w:charset w:val="00"/>
    <w:family w:val="roman"/>
    <w:notTrueType/>
    <w:pitch w:val="default"/>
    <w:sig w:usb0="00000003" w:usb1="00000000" w:usb2="00000000" w:usb3="00000000" w:csb0="00000001" w:csb1="00000000"/>
  </w:font>
  <w:font w:name="EuclidSymbol">
    <w:altName w:val="Calibri"/>
    <w:panose1 w:val="00000000000000000000"/>
    <w:charset w:val="00"/>
    <w:family w:val="auto"/>
    <w:notTrueType/>
    <w:pitch w:val="default"/>
    <w:sig w:usb0="00000003" w:usb1="00000000" w:usb2="00000000" w:usb3="00000000" w:csb0="00000001" w:csb1="00000000"/>
  </w:font>
  <w:font w:name="RotisSerif-Italic">
    <w:altName w:val="Cambria"/>
    <w:panose1 w:val="00000000000000000000"/>
    <w:charset w:val="00"/>
    <w:family w:val="roman"/>
    <w:notTrueType/>
    <w:pitch w:val="default"/>
    <w:sig w:usb0="00000003" w:usb1="00000000" w:usb2="00000000" w:usb3="00000000" w:csb0="00000001" w:csb1="00000000"/>
  </w:font>
  <w:font w:name="EuclidSymbol-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Saleh, Dina">
    <w15:presenceInfo w15:providerId="AD" w15:userId="S::dsaleh@usgs.gov::f5e4ef67-0183-4de9-bf3d-f2b180983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61BA3"/>
    <w:rsid w:val="0006358E"/>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1756"/>
    <w:rsid w:val="00193AF8"/>
    <w:rsid w:val="00193C78"/>
    <w:rsid w:val="001977B8"/>
    <w:rsid w:val="001B6E17"/>
    <w:rsid w:val="001C3D33"/>
    <w:rsid w:val="001D2F71"/>
    <w:rsid w:val="001D5A34"/>
    <w:rsid w:val="001F17D1"/>
    <w:rsid w:val="00200DD7"/>
    <w:rsid w:val="002013D5"/>
    <w:rsid w:val="00202A4F"/>
    <w:rsid w:val="002042EB"/>
    <w:rsid w:val="00210ECB"/>
    <w:rsid w:val="00210F65"/>
    <w:rsid w:val="00212E33"/>
    <w:rsid w:val="002152BE"/>
    <w:rsid w:val="00217838"/>
    <w:rsid w:val="002261E2"/>
    <w:rsid w:val="00227AB2"/>
    <w:rsid w:val="0024637B"/>
    <w:rsid w:val="00250B57"/>
    <w:rsid w:val="0025484D"/>
    <w:rsid w:val="002549EE"/>
    <w:rsid w:val="0025784E"/>
    <w:rsid w:val="002602D7"/>
    <w:rsid w:val="0026142C"/>
    <w:rsid w:val="00266A67"/>
    <w:rsid w:val="00281A9D"/>
    <w:rsid w:val="00281C4C"/>
    <w:rsid w:val="002837FC"/>
    <w:rsid w:val="00283EE6"/>
    <w:rsid w:val="002905E9"/>
    <w:rsid w:val="002A0F16"/>
    <w:rsid w:val="002A6729"/>
    <w:rsid w:val="002A7313"/>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2734"/>
    <w:rsid w:val="0039360F"/>
    <w:rsid w:val="00394FBF"/>
    <w:rsid w:val="003A3A73"/>
    <w:rsid w:val="003A64BE"/>
    <w:rsid w:val="003C1C6E"/>
    <w:rsid w:val="003D25DD"/>
    <w:rsid w:val="003D28B7"/>
    <w:rsid w:val="003D5EF6"/>
    <w:rsid w:val="003D5F5A"/>
    <w:rsid w:val="003E06B5"/>
    <w:rsid w:val="003E24D5"/>
    <w:rsid w:val="003E3A3B"/>
    <w:rsid w:val="003E3A9D"/>
    <w:rsid w:val="003E3BE1"/>
    <w:rsid w:val="003E43FB"/>
    <w:rsid w:val="003E7D8C"/>
    <w:rsid w:val="003F0307"/>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133F"/>
    <w:rsid w:val="004A2857"/>
    <w:rsid w:val="004A7457"/>
    <w:rsid w:val="004A7AD0"/>
    <w:rsid w:val="004B144A"/>
    <w:rsid w:val="004B1FD4"/>
    <w:rsid w:val="004E73C5"/>
    <w:rsid w:val="004F74FF"/>
    <w:rsid w:val="00501F62"/>
    <w:rsid w:val="005023FE"/>
    <w:rsid w:val="0050432B"/>
    <w:rsid w:val="00516571"/>
    <w:rsid w:val="005221C0"/>
    <w:rsid w:val="00523BAD"/>
    <w:rsid w:val="00523F62"/>
    <w:rsid w:val="005267A6"/>
    <w:rsid w:val="00535480"/>
    <w:rsid w:val="005460C0"/>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0639"/>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C7F2F"/>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0B26"/>
    <w:rsid w:val="00751380"/>
    <w:rsid w:val="0075234B"/>
    <w:rsid w:val="0077511C"/>
    <w:rsid w:val="007822C5"/>
    <w:rsid w:val="00784DCD"/>
    <w:rsid w:val="007A1166"/>
    <w:rsid w:val="007A4582"/>
    <w:rsid w:val="007A7446"/>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1284"/>
    <w:rsid w:val="008216D9"/>
    <w:rsid w:val="0082341B"/>
    <w:rsid w:val="0082368A"/>
    <w:rsid w:val="00831F6A"/>
    <w:rsid w:val="00832BCB"/>
    <w:rsid w:val="008335FA"/>
    <w:rsid w:val="00835837"/>
    <w:rsid w:val="008416FC"/>
    <w:rsid w:val="00845ED4"/>
    <w:rsid w:val="0085125F"/>
    <w:rsid w:val="00860E96"/>
    <w:rsid w:val="0086278F"/>
    <w:rsid w:val="00863540"/>
    <w:rsid w:val="00870AE2"/>
    <w:rsid w:val="00873F58"/>
    <w:rsid w:val="0087567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095"/>
    <w:rsid w:val="008E0812"/>
    <w:rsid w:val="008E3CB9"/>
    <w:rsid w:val="008F095C"/>
    <w:rsid w:val="008F5C12"/>
    <w:rsid w:val="0090489E"/>
    <w:rsid w:val="00911409"/>
    <w:rsid w:val="00914775"/>
    <w:rsid w:val="0092049D"/>
    <w:rsid w:val="009209CB"/>
    <w:rsid w:val="0092483C"/>
    <w:rsid w:val="00925F08"/>
    <w:rsid w:val="0092639D"/>
    <w:rsid w:val="00930D7D"/>
    <w:rsid w:val="009318CD"/>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C298D"/>
    <w:rsid w:val="00AC660A"/>
    <w:rsid w:val="00AD0446"/>
    <w:rsid w:val="00AD6B9B"/>
    <w:rsid w:val="00AE658E"/>
    <w:rsid w:val="00AF5421"/>
    <w:rsid w:val="00B01FE9"/>
    <w:rsid w:val="00B068DF"/>
    <w:rsid w:val="00B15360"/>
    <w:rsid w:val="00B17472"/>
    <w:rsid w:val="00B2120A"/>
    <w:rsid w:val="00B363AF"/>
    <w:rsid w:val="00B47249"/>
    <w:rsid w:val="00B6310B"/>
    <w:rsid w:val="00B6399E"/>
    <w:rsid w:val="00B75DB8"/>
    <w:rsid w:val="00B8204A"/>
    <w:rsid w:val="00B862C7"/>
    <w:rsid w:val="00B927C1"/>
    <w:rsid w:val="00B92D7E"/>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54931"/>
    <w:rsid w:val="00C6707F"/>
    <w:rsid w:val="00C67E08"/>
    <w:rsid w:val="00C75860"/>
    <w:rsid w:val="00C90B68"/>
    <w:rsid w:val="00C952C9"/>
    <w:rsid w:val="00CA0216"/>
    <w:rsid w:val="00CA1A92"/>
    <w:rsid w:val="00CA46C1"/>
    <w:rsid w:val="00CB1426"/>
    <w:rsid w:val="00CB2770"/>
    <w:rsid w:val="00CB3E36"/>
    <w:rsid w:val="00CB4CBA"/>
    <w:rsid w:val="00CB7F04"/>
    <w:rsid w:val="00CD5CB6"/>
    <w:rsid w:val="00CE19A7"/>
    <w:rsid w:val="00CF0BC3"/>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2C6E"/>
    <w:rsid w:val="00DA6F58"/>
    <w:rsid w:val="00DB2F17"/>
    <w:rsid w:val="00DB3153"/>
    <w:rsid w:val="00DC0978"/>
    <w:rsid w:val="00DD0EA3"/>
    <w:rsid w:val="00DD10D1"/>
    <w:rsid w:val="00DE19F8"/>
    <w:rsid w:val="00DE5C89"/>
    <w:rsid w:val="00DF4A5D"/>
    <w:rsid w:val="00E07003"/>
    <w:rsid w:val="00E11E54"/>
    <w:rsid w:val="00E13438"/>
    <w:rsid w:val="00E17386"/>
    <w:rsid w:val="00E21C9B"/>
    <w:rsid w:val="00E22C94"/>
    <w:rsid w:val="00E34FE6"/>
    <w:rsid w:val="00E37AB3"/>
    <w:rsid w:val="00E435C8"/>
    <w:rsid w:val="00E46E88"/>
    <w:rsid w:val="00E50A08"/>
    <w:rsid w:val="00E541F0"/>
    <w:rsid w:val="00E621D0"/>
    <w:rsid w:val="00E62F09"/>
    <w:rsid w:val="00E65E45"/>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F0975"/>
    <w:rsid w:val="00EF303A"/>
    <w:rsid w:val="00EF49A5"/>
    <w:rsid w:val="00EF6AAE"/>
    <w:rsid w:val="00F00F0D"/>
    <w:rsid w:val="00F30B92"/>
    <w:rsid w:val="00F3452C"/>
    <w:rsid w:val="00F42298"/>
    <w:rsid w:val="00F52628"/>
    <w:rsid w:val="00F52C28"/>
    <w:rsid w:val="00F5350A"/>
    <w:rsid w:val="00F6737D"/>
    <w:rsid w:val="00F673A7"/>
    <w:rsid w:val="00F752F0"/>
    <w:rsid w:val="00F7638A"/>
    <w:rsid w:val="00F83AC4"/>
    <w:rsid w:val="00F87400"/>
    <w:rsid w:val="00FA123C"/>
    <w:rsid w:val="00FA4108"/>
    <w:rsid w:val="00FA4E25"/>
    <w:rsid w:val="00FA52A1"/>
    <w:rsid w:val="00FA6A1B"/>
    <w:rsid w:val="00FB375E"/>
    <w:rsid w:val="00FB6A24"/>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gionalsan.com/echowater-project" TargetMode="External"/><Relationship Id="rId13" Type="http://schemas.openxmlformats.org/officeDocument/2006/relationships/hyperlink" Target="https://owi.usgs.gov/blog/Quantile-Kendal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microsoft.com/office/2016/09/relationships/commentsIds" Target="commentsIds.xm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R-project.org"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www.wrcc.dri.edu/cg-bin/cliMONtpre.pl?ca7630" TargetMode="External"/><Relationship Id="rId4" Type="http://schemas.openxmlformats.org/officeDocument/2006/relationships/webSettings" Target="webSettings.xml"/><Relationship Id="rId9" Type="http://schemas.openxmlformats.org/officeDocument/2006/relationships/hyperlink" Target="https://www.regionalsan.com/echowater-project" TargetMode="External"/><Relationship Id="rId14" Type="http://schemas.openxmlformats.org/officeDocument/2006/relationships/hyperlink" Target="http://www.wrcc.dri.edu/cg-bin/cliMONtpre.pl?ca763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dx.doi.org/10.1016/j.envsoft.201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32</Pages>
  <Words>6566</Words>
  <Characters>37431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Saleh, Dina</cp:lastModifiedBy>
  <cp:revision>17</cp:revision>
  <dcterms:created xsi:type="dcterms:W3CDTF">2019-11-04T16:11:00Z</dcterms:created>
  <dcterms:modified xsi:type="dcterms:W3CDTF">2019-11-04T22:43:00Z</dcterms:modified>
</cp:coreProperties>
</file>